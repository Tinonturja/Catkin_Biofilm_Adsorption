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A442C" w14:textId="77777777" w:rsidR="00CD32CE" w:rsidRDefault="00000000">
      <w:pPr>
        <w:spacing w:after="240"/>
        <w:rPr>
          <w:b/>
          <w:bCs/>
          <w:sz w:val="24"/>
          <w:szCs w:val="24"/>
        </w:rPr>
      </w:pPr>
      <w:commentRangeStart w:id="0"/>
      <w:r>
        <w:rPr>
          <w:b/>
          <w:bCs/>
          <w:sz w:val="24"/>
          <w:szCs w:val="24"/>
        </w:rPr>
        <w:t>INTRODUCTION:</w:t>
      </w:r>
      <w:commentRangeEnd w:id="0"/>
      <w:r w:rsidR="00BA240B">
        <w:rPr>
          <w:rStyle w:val="CommentReference"/>
          <w:rFonts w:cs="Angsana New"/>
        </w:rPr>
        <w:commentReference w:id="0"/>
      </w:r>
    </w:p>
    <w:p w14:paraId="74561F87" w14:textId="5E5FDC08" w:rsidR="00CD32CE" w:rsidRDefault="00000000">
      <w:pPr>
        <w:spacing w:after="100" w:line="360" w:lineRule="auto"/>
        <w:jc w:val="both"/>
      </w:pPr>
      <w:r>
        <w:t xml:space="preserve">Organic dye pollution in water has turned into a serious environmental concern across the world, and the rapid growth of textile, cosmetics and pharmaceutical industries is largely responsible for it [1]. About 700,000 tonnes of synthetic dyes are produced globally each year, out of which the textile sector alone discharges 200,000 to 280,000 tonnes as effluent [2], [3], [4]. Around 80% of this dye containing wastewater goes to the waterways without any treatment or is used directly for irrigation, which damages the ecosystem severely [5], [6], [7]. Toxicity, skin irritation and allergy are the common health hazards of synthetic textile dyes, and they also create pollution problems, workplace hazards and regulatory issues [8]. </w:t>
      </w:r>
      <w:r w:rsidRPr="00A052CE">
        <w:rPr>
          <w:color w:val="000000" w:themeColor="text1"/>
        </w:rPr>
        <w:t>Among the dye classes, reactive dyes need special attention. A notable portion of the applied reactive dye does not fix on the fibre and goes to the effluent, and even a small residual amount makes the wastewater strongly coloured [</w:t>
      </w:r>
      <w:r w:rsidR="00A052CE" w:rsidRPr="00A052CE">
        <w:rPr>
          <w:color w:val="000000" w:themeColor="text1"/>
        </w:rPr>
        <w:t>92</w:t>
      </w:r>
      <w:r w:rsidRPr="00A052CE">
        <w:rPr>
          <w:color w:val="000000" w:themeColor="text1"/>
        </w:rPr>
        <w:t>].</w:t>
      </w:r>
    </w:p>
    <w:p w14:paraId="27046C30" w14:textId="77777777" w:rsidR="00CD32CE" w:rsidRDefault="00000000">
      <w:pPr>
        <w:spacing w:after="100" w:line="360" w:lineRule="auto"/>
        <w:jc w:val="both"/>
      </w:pPr>
      <w:r>
        <w:t xml:space="preserve">Different treatment technologies have been developed to reduce this pollution, which are mainly grouped as chemical, biological and physical methods [7], [9], [10]. Coagulation and flocculation can remove the bulk pollutant, though a huge amount of hazardous sludge is produced and the chemical and energy demand is high [9], [11]. Biological degradation by microorganisms is eco-friendly, but the reaction kinetics is slow, the treatment takes long time and a specific environmental condition is required to keep the microbial activity alive [5]. </w:t>
      </w:r>
      <w:del w:id="1" w:author="1024022143 - MHS" w:date="2026-08-19T00:00:00Z">
        <w:r>
          <w:delText>Physical methods such as adsorption, membrane filtration and sedimentation do not destroy the dye at all; the pollutant is only shifted from the aqueous phase to a solid phase and creates a secondary waste</w:delText>
        </w:r>
      </w:del>
      <w:ins w:id="2" w:author="1024022143 - MHS" w:date="2026-08-19T00:00:00Z">
        <w:r>
          <w:t>Physical routes like adsorption, membrane filtration and sedimentation never break the dye down. They just move it out of the water and onto a solid, so a second waste stream is left behind</w:t>
        </w:r>
      </w:ins>
      <w:r>
        <w:t xml:space="preserve"> [7], [9].</w:t>
      </w:r>
    </w:p>
    <w:p w14:paraId="6FB747E0" w14:textId="253AFCA6" w:rsidR="00CD32CE" w:rsidRPr="00612A0F" w:rsidRDefault="00000000">
      <w:pPr>
        <w:spacing w:after="100" w:line="360" w:lineRule="auto"/>
        <w:jc w:val="both"/>
      </w:pPr>
      <w:r w:rsidRPr="00A052CE">
        <w:rPr>
          <w:color w:val="000000" w:themeColor="text1"/>
        </w:rPr>
        <w:t>Among these, adsorption is still practiced widely because the operation is simple, the cost is low, and it works even when the dye concentration is low [</w:t>
      </w:r>
      <w:r w:rsidR="009D55A2">
        <w:rPr>
          <w:color w:val="000000" w:themeColor="text1"/>
        </w:rPr>
        <w:t>93</w:t>
      </w:r>
      <w:r w:rsidRPr="00A052CE">
        <w:rPr>
          <w:color w:val="000000" w:themeColor="text1"/>
        </w:rPr>
        <w:t xml:space="preserve">]. </w:t>
      </w:r>
      <w:r w:rsidRPr="00612A0F">
        <w:t>The problem is that the exhausted adsorbent turns into a solid waste itself, and powdered adsorbents are also difficult to separate from the treated water. For this reason the recent attention has moved to Integrated Photocatalyst Adsorbents (IPCAs), where the same material first holds the pollutant on its surface and then breaks it down [12]. In this way the captured dye is mineralized into CO</w:t>
      </w:r>
      <w:r w:rsidRPr="00612A0F">
        <w:rPr>
          <w:vertAlign w:val="subscript"/>
        </w:rPr>
        <w:t>2</w:t>
      </w:r>
      <w:r w:rsidRPr="00612A0F">
        <w:t xml:space="preserve"> and H</w:t>
      </w:r>
      <w:r w:rsidRPr="00612A0F">
        <w:rPr>
          <w:vertAlign w:val="subscript"/>
        </w:rPr>
        <w:t>2</w:t>
      </w:r>
      <w:r w:rsidRPr="00612A0F">
        <w:t xml:space="preserve">O, and the adsorbent gets regenerated instead of being thrown away [13]. Titanium dioxide (TiO2) is the most used semiconductor for this purpose because of its chemical stability, non-toxic nature and strong oxidizing power under UV light [7], [14], [15], [16]. Its wide bandgap (~3.2 eV for anatase) is the main limitation, as the activity remains confined mostly within the UV region. </w:t>
      </w:r>
      <w:del w:id="3" w:author="1024022143 - MHS" w:date="2026-08-19T00:00:00Z">
        <w:r w:rsidRPr="00612A0F">
          <w:delText>Recovery and reuse of TiO2 nanoparticle slurry from the treated wastewater is another difficulty</w:delText>
        </w:r>
      </w:del>
      <w:ins w:id="4" w:author="1024022143 - MHS" w:date="2026-08-19T00:00:00Z">
        <w:r w:rsidRPr="00612A0F">
          <w:t>Getting the TiO2 slurry back out of the treated water, and using it again, is a further headache</w:t>
        </w:r>
      </w:ins>
      <w:r w:rsidRPr="00612A0F">
        <w:t xml:space="preserve"> [15], [17]. Immobilizing TiO2 on a suitable polymeric matrix is therefore a sustainable and energy efficient route for water purification, since the film can be lifted out of the treated water </w:t>
      </w:r>
      <w:ins w:id="5" w:author="M H S" w:date="2026-08-19T02:12:00Z" w16du:dateUtc="2026-08-18T20:12:00Z">
        <w:r w:rsidR="00612A0F">
          <w:t>manuallyt</w:t>
        </w:r>
      </w:ins>
      <w:del w:id="6" w:author="M H S" w:date="2026-08-19T02:12:00Z" w16du:dateUtc="2026-08-18T20:12:00Z">
        <w:r w:rsidRPr="00612A0F" w:rsidDel="00612A0F">
          <w:delText>by hand</w:delText>
        </w:r>
      </w:del>
      <w:r w:rsidRPr="00612A0F">
        <w:t xml:space="preserve"> and used again [7], [13].</w:t>
      </w:r>
    </w:p>
    <w:p w14:paraId="654D3F6E" w14:textId="00C7C75F" w:rsidR="00CD32CE" w:rsidRDefault="00000000">
      <w:pPr>
        <w:spacing w:after="100" w:line="360" w:lineRule="auto"/>
        <w:jc w:val="both"/>
      </w:pPr>
      <w:r>
        <w:t xml:space="preserve">PVA has been selected </w:t>
      </w:r>
      <w:del w:id="7" w:author="M H S" w:date="2026-08-19T02:12:00Z" w16du:dateUtc="2026-08-18T20:12:00Z">
        <w:r w:rsidR="00612A0F" w:rsidDel="00612A0F">
          <w:delText>widelt</w:delText>
        </w:r>
        <w:r w:rsidDel="00612A0F">
          <w:delText xml:space="preserve"> </w:delText>
        </w:r>
      </w:del>
      <w:ins w:id="8" w:author="M H S" w:date="2026-08-19T02:12:00Z" w16du:dateUtc="2026-08-18T20:12:00Z">
        <w:r w:rsidR="00612A0F">
          <w:t xml:space="preserve">widely </w:t>
        </w:r>
      </w:ins>
      <w:r>
        <w:t xml:space="preserve">as the host polymer for TiO2 because it is transparent, biodegradable and hydrophilic, and its hydroxyl (-OH) groups are able to bond with the TiO2 surface [18], [19], [20], [21]. </w:t>
      </w:r>
      <w:del w:id="9" w:author="1024022143 - MHS" w:date="2026-08-19T00:00:00Z">
        <w:r>
          <w:delText>Because the matrix is transparent, light passes through the film with little obstruction and reaches the TiO2 particles. Furthermore, the abundant hydroxyl groups on the PVA chain act as efficient hole scavengers, significantly enhancing the photocatalytic reaction rate</w:delText>
        </w:r>
      </w:del>
      <w:ins w:id="10" w:author="M H S" w:date="2026-08-19T02:14:00Z" w16du:dateUtc="2026-08-18T20:14:00Z">
        <w:r w:rsidR="00612A0F">
          <w:t xml:space="preserve">Because the matrix is transparent, </w:t>
        </w:r>
      </w:ins>
      <w:ins w:id="11" w:author="1024022143 - MHS" w:date="2026-08-19T00:00:00Z">
        <w:del w:id="12" w:author="M H S" w:date="2026-08-19T02:14:00Z" w16du:dateUtc="2026-08-18T20:14:00Z">
          <w:r w:rsidDel="00612A0F">
            <w:delText>L</w:delText>
          </w:r>
        </w:del>
      </w:ins>
      <w:ins w:id="13" w:author="M H S" w:date="2026-08-19T02:14:00Z" w16du:dateUtc="2026-08-18T20:14:00Z">
        <w:r w:rsidR="00612A0F">
          <w:t>l</w:t>
        </w:r>
      </w:ins>
      <w:ins w:id="14" w:author="1024022143 - MHS" w:date="2026-08-19T00:00:00Z">
        <w:r>
          <w:t xml:space="preserve">ight is </w:t>
        </w:r>
        <w:del w:id="15" w:author="M H S" w:date="2026-08-19T02:14:00Z" w16du:dateUtc="2026-08-18T20:14:00Z">
          <w:r w:rsidDel="00612A0F">
            <w:delText>therefore</w:delText>
          </w:r>
        </w:del>
        <w:del w:id="16" w:author="M H S" w:date="2026-08-19T02:15:00Z" w16du:dateUtc="2026-08-18T20:15:00Z">
          <w:r w:rsidDel="00612A0F">
            <w:delText xml:space="preserve"> </w:delText>
          </w:r>
        </w:del>
        <w:r>
          <w:t xml:space="preserve">not obstructed </w:t>
        </w:r>
        <w:r>
          <w:lastRenderedPageBreak/>
          <w:t xml:space="preserve">appreciably while passing through the film and can reach the TiO2 particles. </w:t>
        </w:r>
      </w:ins>
      <w:ins w:id="17" w:author="M H S" w:date="2026-08-19T02:15:00Z" w16du:dateUtc="2026-08-18T20:15:00Z">
        <w:r w:rsidR="00612A0F">
          <w:t>Further</w:t>
        </w:r>
      </w:ins>
      <w:ins w:id="18" w:author="M H S" w:date="2026-08-19T02:16:00Z" w16du:dateUtc="2026-08-18T20:16:00Z">
        <w:r w:rsidR="00612A0F">
          <w:t xml:space="preserve">more, </w:t>
        </w:r>
      </w:ins>
      <w:ins w:id="19" w:author="1024022143 - MHS" w:date="2026-08-19T00:00:00Z">
        <w:del w:id="20" w:author="M H S" w:date="2026-08-19T02:15:00Z" w16du:dateUtc="2026-08-18T20:15:00Z">
          <w:r w:rsidDel="00612A0F">
            <w:delText>T</w:delText>
          </w:r>
        </w:del>
      </w:ins>
      <w:ins w:id="21" w:author="M H S" w:date="2026-08-19T02:15:00Z" w16du:dateUtc="2026-08-18T20:15:00Z">
        <w:r w:rsidR="00612A0F">
          <w:t>t</w:t>
        </w:r>
      </w:ins>
      <w:ins w:id="22" w:author="1024022143 - MHS" w:date="2026-08-19T00:00:00Z">
        <w:r>
          <w:t>he hydroxyl groups carried along the PVA chain also behave as hole scavengers, by which the rate of the photocatalytic reaction is raised</w:t>
        </w:r>
      </w:ins>
      <w:r>
        <w:t xml:space="preserve"> [22], [23]. </w:t>
      </w:r>
      <w:del w:id="23" w:author="1024022143 - MHS" w:date="2026-08-19T00:00:00Z">
        <w:r>
          <w:delText>However, PVA does face challenges regarding long-term durability, since the same hydroxyl groups make the film swell heavily and lose integrity over repeated use cycles</w:delText>
        </w:r>
      </w:del>
      <w:ins w:id="24" w:author="1024022143 - MHS" w:date="2026-08-19T00:00:00Z">
        <w:r>
          <w:t>PVA does have a durability problem, though. The very same hydroxyl groups let the film soak up water and swell, so it falls apart after it has been used a few times</w:t>
        </w:r>
      </w:ins>
      <w:r>
        <w:t xml:space="preserve"> [24]. This limitation is commonly overcome by crosslinking the PVA chains, and citric acid is a suitable candidate for this purpose because it is non-toxic, inexpensive and esterifies with the hydroxyl groups of PVA under mild thermal treatment [23].</w:t>
      </w:r>
    </w:p>
    <w:p w14:paraId="5F873DE5" w14:textId="77777777" w:rsidR="00CD32CE" w:rsidRDefault="00000000">
      <w:pPr>
        <w:spacing w:after="100" w:line="360" w:lineRule="auto"/>
        <w:jc w:val="both"/>
      </w:pPr>
      <w:r>
        <w:t xml:space="preserve">PVA/TiO2 composite films have already been fabricated in several recent works and their capability for dye removal is well reported. Saini et al. prepared PVA films loaded with activated charcoal and TiO2, where 99.3% of methylene blue (MB) was removed under sunlight, and the authors explained this performance by the combined action of adsorption and photocatalysis [14]. In another work, Sampath and Charles cast a PVA/graphite/TiO2 hydrogel membrane which degraded 84% MB under natural light, and the conductive filler was reported to improve both the structural stability of the membrane and the charge separation [12]. Naveenkumar et al. </w:t>
      </w:r>
      <w:del w:id="25" w:author="1024022143 - MHS" w:date="2026-08-19T00:00:00Z">
        <w:r>
          <w:delText>incorporated lotus fiber into PVA/TiO2 nanocomposites and obtained 91.18% degradation of crystal violet dye along with better thermal stability, which was attributed to the cellulose rich nature of the fiber</w:delText>
        </w:r>
      </w:del>
      <w:ins w:id="26" w:author="1024022143 - MHS" w:date="2026-08-19T00:00:00Z">
        <w:r>
          <w:t>put lotus fiber into PVA/TiO2 nanocomposites. They got 91.18% of crystal violet degraded and better heat stability too, which they put down to how much cellulose the fiber holds</w:t>
        </w:r>
      </w:ins>
      <w:r>
        <w:t xml:space="preserve"> [10].</w:t>
      </w:r>
    </w:p>
    <w:p w14:paraId="625E5959" w14:textId="77777777" w:rsidR="00CD32CE" w:rsidRDefault="00000000">
      <w:pPr>
        <w:spacing w:after="100" w:line="360" w:lineRule="auto"/>
        <w:jc w:val="both"/>
      </w:pPr>
      <w:r>
        <w:t xml:space="preserve">Agglomeration of TiO2 nanoparticles inside the polymer matrix, however, remains a common difficulty in all these systems. Once the particles aggregate, the effective surface area drops, light cannot penetrate properly and fewer active sites are left for adsorption as well as catalysis, so the overall efficiency of the film goes down [25]. </w:t>
      </w:r>
      <w:del w:id="27" w:author="1024022143 - MHS" w:date="2026-08-19T00:00:00Z">
        <w:r>
          <w:delText>Cellulose nanocrystals (CNC) and cellulose microcrystals (CMC) have been found effective to overcome this dispersion problem</w:delText>
        </w:r>
      </w:del>
      <w:ins w:id="28" w:author="1024022143 - MHS" w:date="2026-08-19T00:00:00Z">
        <w:r>
          <w:t>Adding cellulose nanocrystals (CNC) or cellulose microcrystals (CMC) is one way round this dispersion problem</w:t>
        </w:r>
      </w:ins>
      <w:r>
        <w:t xml:space="preserve"> [17], [26]. </w:t>
      </w:r>
      <w:del w:id="29" w:author="1024022143 - MHS" w:date="2026-08-19T00:00:00Z">
        <w:r>
          <w:delText>Both are hydrophilic, biodegradable and renewable in nature, for which they are considered as green substrate materials</w:delText>
        </w:r>
      </w:del>
      <w:ins w:id="30" w:author="1024022143 - MHS" w:date="2026-08-19T00:00:00Z">
        <w:r>
          <w:t>Both take up water readily, break down naturally and come from renewable sources, which is why they count as green substrates</w:t>
        </w:r>
      </w:ins>
      <w:r>
        <w:t xml:space="preserve"> [27]. CMC offers a large surface for anchoring the nanoparticles and it also forms strong hydrogen bonds with the PVA matrix, which strengthens the thin film; on the other hand these bonds restrict the mobility of the molecular chains and hence the water uptake or swelling of the film is reduced [28], [29]. </w:t>
      </w:r>
      <w:del w:id="31" w:author="1024022143 - MHS" w:date="2026-08-19T00:00:00Z">
        <w:r>
          <w:delText>Ng and Leo reported that microfibrillated cellulose (MFC) raised the tensile strength by 237% and removed 91.45% MB within 10 minutes.</w:delText>
        </w:r>
      </w:del>
      <w:ins w:id="32" w:author="1024022143 - MHS" w:date="2026-08-19T00:00:00Z">
        <w:r>
          <w:t>In the work of Ng and Leo, a 237% gain in tensile strength was recorded for microfibrillated cellulose (MFC), and 91.45% of MB was taken up within only 10 minutes.</w:t>
        </w:r>
      </w:ins>
      <w:r>
        <w:t xml:space="preserve"> </w:t>
      </w:r>
      <w:del w:id="33" w:author="1024022143 - MHS" w:date="2026-08-19T00:00:00Z">
        <w:r>
          <w:delText>In addition to maintaining dye removal efficiency for up to 10 cycles, the composite film also showed nearly 50% decolorization based on light transmittance</w:delText>
        </w:r>
      </w:del>
      <w:ins w:id="34" w:author="1024022143 - MHS" w:date="2026-08-19T00:00:00Z">
        <w:r>
          <w:t>Their film kept working for 10 cycles without losing efficiency, and light transmittance showed close to 50% decolorization</w:t>
        </w:r>
      </w:ins>
      <w:r>
        <w:t xml:space="preserve"> [1]. </w:t>
      </w:r>
      <w:del w:id="35" w:author="1024022143 - MHS" w:date="2026-08-19T00:00:00Z">
        <w:r>
          <w:delText>A cellulose/carrageenan/TiO2 nanocomposite was reported to take up 19 times more MB than pure cellulose, the sulfated and carboxylated polysaccharide groups being responsible for the electrostatic uptake of the cationic dye</w:delText>
        </w:r>
      </w:del>
      <w:ins w:id="36" w:author="1024022143 - MHS" w:date="2026-08-19T00:00:00Z">
        <w:r>
          <w:t xml:space="preserve">For a cellulose/carrageenan/TiO2 nanocomposite the MB uptake was 19 times that of pure cellulose, which was credited to the sulfated and carboxylated groups of the polysaccharide capturing the cationic dye </w:t>
        </w:r>
        <w:r>
          <w:lastRenderedPageBreak/>
          <w:t>electrostatically</w:t>
        </w:r>
      </w:ins>
      <w:r>
        <w:t xml:space="preserve"> [30]. </w:t>
      </w:r>
      <w:del w:id="37" w:author="1024022143 - MHS" w:date="2026-08-19T00:00:00Z">
        <w:r>
          <w:delText>Moreover, chitosan-derived N-doped porous biochar combined with ZnO/TiO2 heterojunctions achieved 94.5% degradation of Rhodamine B in just 25 minutes, with the biochar acting as an electron transport medium to suppress charge recombination</w:delText>
        </w:r>
      </w:del>
      <w:ins w:id="38" w:author="1024022143 - MHS" w:date="2026-08-19T00:00:00Z">
        <w:r>
          <w:t>Another report combined ZnO/TiO2 heterojunctions with N-doped porous biochar obtained from chitosan, degrading 94.5% Rhodamine B within 25 minutes, the biochar serving as an electron transport medium that suppressed charge recombination</w:t>
        </w:r>
      </w:ins>
      <w:r>
        <w:t xml:space="preserve"> [31].</w:t>
      </w:r>
    </w:p>
    <w:p w14:paraId="58969F65" w14:textId="77777777" w:rsidR="00CD32CE" w:rsidRDefault="00000000">
      <w:pPr>
        <w:spacing w:after="100" w:line="360" w:lineRule="auto"/>
        <w:jc w:val="both"/>
      </w:pPr>
      <w:r>
        <w:t>It is noticeable from the above studies that most of the reported cellulose-reinforced films were assessed against cationic dyes such as methylene blue, crystal violet and Rhodamine B, whereas the anionic reactive dyes that dominate cotton dyeing effluent have received far less attention. In addition, the cellulose used in these composites is generally sourced from wood pulp, sugarcane bagasse or fruit peels, and the recovery of the adsorbed dye is rarely considered, so the captured colour is ultimately lost with the exhausted film.</w:t>
      </w:r>
    </w:p>
    <w:p w14:paraId="256DCD65" w14:textId="77777777" w:rsidR="00CD32CE" w:rsidRDefault="00000000">
      <w:pPr>
        <w:spacing w:after="100" w:line="360" w:lineRule="auto"/>
        <w:jc w:val="both"/>
      </w:pPr>
      <w:r>
        <w:t>A significant research gap therefore exists in utilizing CMC derived specifically from Saccharum spontaneum (wild sugarcane). Saccharum spontaneum is a perennial grass that grows abundantly as a weed on riverbanks and wastelands across the Indian subcontinent, and its flower is not used for any commercial purpose at present [32]. The flower of this plant produces a unique, hollow, cellulosic fiber with remarkable properties. Rahman et al. have shown that Saccharum spontaneum flower fibre possesses a high holocellulose content (90.9%), a crystallinity of about 75%, and a hollow structure that is promising for high adsorption capacity [32]. To the best of our knowledge, cellulose microcrystals extracted from Saccharum spontaneum flower fibre have not yet been employed as a reinforcing and dispersing agent in a PVA/TiO</w:t>
      </w:r>
      <w:r>
        <w:rPr>
          <w:vertAlign w:val="subscript"/>
        </w:rPr>
        <w:t>2</w:t>
      </w:r>
      <w:r>
        <w:t xml:space="preserve"> adsorptive film for the removal of reactive dye from water. Converting this unused flower fibre into a value-added adsorbent is attractive from a sustainability point of view, as the raw material is locally available at almost no cost and the resulting film remains biodegradable.</w:t>
      </w:r>
    </w:p>
    <w:p w14:paraId="006D5E28" w14:textId="77777777" w:rsidR="00CD32CE" w:rsidRDefault="00000000">
      <w:pPr>
        <w:spacing w:after="100" w:line="360" w:lineRule="auto"/>
        <w:jc w:val="both"/>
      </w:pPr>
      <w:r>
        <w:t>Therefore, the present study was undertaken to develop a composite biofilm from PVA, TiO2 nanoparticles and cellulose microcrystals extracted from Saccharum spontaneum flower fibre, using citric acid as the crosslinking agent. The alpha cellulose was isolated from the flower fibre and hydrolyzed into cellulose microcrystals, and the biofilm was fabricated by solution casting. The developed biofilm was characterized by FTIR, XRD, particle size analysis, FE-SEM with EDX, DSC, swelling study, tensile testing and UV-visible spectroscopy to confirm the successful incorporation of the components and to evaluate the structural, thermal, mechanical and optical behaviour of the composite.  Finally, a simple heating route was explored to recover the adsorbed dye and to reuse the biofilm, which allows both the film and the removed colour to be returned to the process instead of being discarded. In parallel, a physics-informed neural network was developed to jointly model the pseudo-second-order kinetics and Freundlich isotherm behaviour of the biofilm through a single set of physically-constrained parameters, so that adsorption performance could be estimated under combinations of contact time, initial concentration and adsorbent dosage that were not directly tested experimentally. The novelty of this work lies in the use of an abundant but unexploited flower fibre as the cellulose source, the fabrication of a citric acid crosslinked PVA/TiO2/CMC biofilm from it, and the demonstration of dye recovery together with film reuse, which together offer a low-cost and circular approach for the treatment of reactive dye effluent, further supported by a physics-informed machine learning model capable of estimating adsorption performance under experimental conditions that were not directly tested.</w:t>
      </w:r>
      <w:del w:id="39" w:author="1024022143 - MHS" w:date="2026-08-19T00:00:00Z">
        <w:r>
          <w:delText>The adsorption performance was then examined against Avitera Light Red SE, an anionic reactive dye, as a function of contact time and initial dye concentration, and the results were analysed by the pseudo first order and pseudo second order kinetic models along with the Langmuir and Freundlich isotherm models.</w:delText>
        </w:r>
      </w:del>
      <w:ins w:id="40" w:author="1024022143 - MHS" w:date="2026-08-19T00:00:00Z">
        <w:r>
          <w:t>The film was then tested on Avitera Light Red SE, an anionic reactive dye. Contact time and starting dye concentration were both varied, and the data were fitted to the pseudo first order and pseudo second order kinetic models and to the Langmuir and Freundlich isotherms.</w:t>
        </w:r>
      </w:ins>
      <w:r/>
    </w:p>
    <w:p w14:paraId="7EC1DC6D" w14:textId="77777777" w:rsidR="00CD32CE" w:rsidRDefault="00000000">
      <w:pPr>
        <w:rPr>
          <w:b/>
          <w:bCs/>
          <w:sz w:val="24"/>
          <w:szCs w:val="24"/>
        </w:rPr>
      </w:pPr>
      <w:r>
        <w:lastRenderedPageBreak/>
        <w:br w:type="page"/>
      </w:r>
    </w:p>
    <w:p w14:paraId="6E322EC4" w14:textId="77777777" w:rsidR="00CD32CE" w:rsidRDefault="00000000">
      <w:pPr>
        <w:rPr>
          <w:b/>
          <w:bCs/>
          <w:color w:val="000000" w:themeColor="text1"/>
          <w:sz w:val="24"/>
          <w:szCs w:val="24"/>
        </w:rPr>
      </w:pPr>
      <w:r w:rsidRPr="00D35844">
        <w:rPr>
          <w:b/>
          <w:bCs/>
          <w:color w:val="000000" w:themeColor="text1"/>
          <w:sz w:val="24"/>
          <w:szCs w:val="24"/>
          <w:rPrChange w:id="41" w:author="M H S" w:date="2026-08-19T02:29:00Z" w16du:dateUtc="2026-08-18T20:29:00Z">
            <w:rPr>
              <w:b/>
              <w:bCs/>
              <w:sz w:val="24"/>
              <w:szCs w:val="24"/>
            </w:rPr>
          </w:rPrChange>
        </w:rPr>
        <w:lastRenderedPageBreak/>
        <w:t>MATERIALS AND METHODS:</w:t>
      </w:r>
    </w:p>
    <w:p w14:paraId="14A8BA83" w14:textId="0B9275FF" w:rsidR="00384451" w:rsidRDefault="00384451" w:rsidP="00384451">
      <w:pPr>
        <w:spacing w:before="240" w:after="100" w:line="360" w:lineRule="auto"/>
        <w:jc w:val="both"/>
        <w:rPr>
          <w:sz w:val="24"/>
          <w:szCs w:val="24"/>
        </w:rPr>
      </w:pPr>
      <w:r w:rsidRPr="00384451">
        <w:rPr>
          <w:sz w:val="24"/>
          <w:szCs w:val="24"/>
        </w:rPr>
        <w:t>The cellulose extraction, film fabrication</w:t>
      </w:r>
      <w:r>
        <w:rPr>
          <w:sz w:val="24"/>
          <w:szCs w:val="24"/>
        </w:rPr>
        <w:t>,</w:t>
      </w:r>
      <w:r w:rsidRPr="00384451">
        <w:rPr>
          <w:sz w:val="24"/>
          <w:szCs w:val="24"/>
        </w:rPr>
        <w:t xml:space="preserve"> and characterisation procedures reported here were carried out alongside a companion study on cellulose microcrystals derived from waste cotton fabric [94]. The two studies share a common protocol, and the procedures are described here in full so that the present work can be followed independently.</w:t>
      </w:r>
    </w:p>
    <w:p w14:paraId="1639139C" w14:textId="5FEFFC23" w:rsidR="00CD32CE" w:rsidRPr="00D35844" w:rsidRDefault="00000000">
      <w:pPr>
        <w:spacing w:before="240" w:after="100" w:line="360" w:lineRule="auto"/>
        <w:rPr>
          <w:color w:val="000000" w:themeColor="text1"/>
          <w:rPrChange w:id="42" w:author="M H S" w:date="2026-08-19T02:29:00Z" w16du:dateUtc="2026-08-18T20:29:00Z">
            <w:rPr/>
          </w:rPrChange>
        </w:rPr>
      </w:pPr>
      <w:r w:rsidRPr="00D35844">
        <w:rPr>
          <w:b/>
          <w:bCs/>
          <w:color w:val="000000" w:themeColor="text1"/>
          <w:sz w:val="24"/>
          <w:szCs w:val="24"/>
          <w:rPrChange w:id="43" w:author="M H S" w:date="2026-08-19T02:29:00Z" w16du:dateUtc="2026-08-18T20:29:00Z">
            <w:rPr>
              <w:b/>
              <w:bCs/>
              <w:sz w:val="24"/>
              <w:szCs w:val="24"/>
            </w:rPr>
          </w:rPrChange>
        </w:rPr>
        <w:t>Materials:</w:t>
      </w:r>
    </w:p>
    <w:p w14:paraId="26B20BA2" w14:textId="77777777" w:rsidR="00CD32CE" w:rsidRPr="00D35844" w:rsidRDefault="00000000">
      <w:pPr>
        <w:spacing w:after="100" w:line="360" w:lineRule="auto"/>
        <w:jc w:val="both"/>
        <w:rPr>
          <w:color w:val="000000" w:themeColor="text1"/>
          <w:rPrChange w:id="44" w:author="M H S" w:date="2026-08-19T02:29:00Z" w16du:dateUtc="2026-08-18T20:29:00Z">
            <w:rPr/>
          </w:rPrChange>
        </w:rPr>
      </w:pPr>
      <w:r w:rsidRPr="00D35844">
        <w:rPr>
          <w:color w:val="000000" w:themeColor="text1"/>
          <w:rPrChange w:id="45" w:author="M H S" w:date="2026-08-19T02:29:00Z" w16du:dateUtc="2026-08-18T20:29:00Z">
            <w:rPr/>
          </w:rPrChange>
        </w:rPr>
        <w:t>TiO</w:t>
      </w:r>
      <w:r w:rsidRPr="00D35844">
        <w:rPr>
          <w:color w:val="000000" w:themeColor="text1"/>
          <w:vertAlign w:val="subscript"/>
          <w:rPrChange w:id="46" w:author="M H S" w:date="2026-08-19T02:29:00Z" w16du:dateUtc="2026-08-18T20:29:00Z">
            <w:rPr>
              <w:vertAlign w:val="subscript"/>
            </w:rPr>
          </w:rPrChange>
        </w:rPr>
        <w:t>2</w:t>
      </w:r>
      <w:r w:rsidRPr="00D35844">
        <w:rPr>
          <w:color w:val="000000" w:themeColor="text1"/>
          <w:rPrChange w:id="47" w:author="M H S" w:date="2026-08-19T02:29:00Z" w16du:dateUtc="2026-08-18T20:29:00Z">
            <w:rPr/>
          </w:rPrChange>
        </w:rPr>
        <w:t xml:space="preserve"> nP was purchased from the local market name Hatkhola. Poly vinyl Alcohol (PVA with average molecular weight of 31,000 to 50000, 87–89 % hydrolyzed) were acquired from the same place, and citric acid (CA, ≥99%) sodium chlorite and acetic acid were collected from Dyes and Chemicals Engineering Lab, BUTEX. Avitera Light Red SE was selected for the preferable dye solution which was collected from the Dyes and Chemicals Engineering Lab.</w:t>
      </w:r>
    </w:p>
    <w:p w14:paraId="17751607" w14:textId="77777777" w:rsidR="00CD32CE" w:rsidRPr="00D35844" w:rsidRDefault="00000000">
      <w:pPr>
        <w:spacing w:before="240" w:after="100" w:line="360" w:lineRule="auto"/>
        <w:rPr>
          <w:b/>
          <w:bCs/>
          <w:color w:val="000000" w:themeColor="text1"/>
          <w:sz w:val="24"/>
          <w:szCs w:val="24"/>
          <w:rPrChange w:id="48" w:author="M H S" w:date="2026-08-19T02:29:00Z" w16du:dateUtc="2026-08-18T20:29:00Z">
            <w:rPr>
              <w:b/>
              <w:bCs/>
              <w:sz w:val="24"/>
              <w:szCs w:val="24"/>
            </w:rPr>
          </w:rPrChange>
        </w:rPr>
      </w:pPr>
      <w:r w:rsidRPr="00D35844">
        <w:rPr>
          <w:b/>
          <w:bCs/>
          <w:color w:val="000000" w:themeColor="text1"/>
          <w:sz w:val="24"/>
          <w:szCs w:val="24"/>
          <w:rPrChange w:id="49" w:author="M H S" w:date="2026-08-19T02:29:00Z" w16du:dateUtc="2026-08-18T20:29:00Z">
            <w:rPr>
              <w:b/>
              <w:bCs/>
              <w:sz w:val="24"/>
              <w:szCs w:val="24"/>
            </w:rPr>
          </w:rPrChange>
        </w:rPr>
        <w:t>Methods:</w:t>
      </w:r>
    </w:p>
    <w:p w14:paraId="01DACBA9" w14:textId="77777777" w:rsidR="00CD32CE" w:rsidRPr="00D35844" w:rsidRDefault="00000000">
      <w:pPr>
        <w:spacing w:before="240" w:after="100" w:line="360" w:lineRule="auto"/>
        <w:rPr>
          <w:color w:val="000000" w:themeColor="text1"/>
          <w:rPrChange w:id="50" w:author="M H S" w:date="2026-08-19T02:29:00Z" w16du:dateUtc="2026-08-18T20:29:00Z">
            <w:rPr/>
          </w:rPrChange>
        </w:rPr>
      </w:pPr>
      <w:r w:rsidRPr="00D35844">
        <w:rPr>
          <w:b/>
          <w:bCs/>
          <w:color w:val="000000" w:themeColor="text1"/>
          <w:sz w:val="24"/>
          <w:szCs w:val="24"/>
          <w:rPrChange w:id="51" w:author="M H S" w:date="2026-08-19T02:29:00Z" w16du:dateUtc="2026-08-18T20:29:00Z">
            <w:rPr>
              <w:b/>
              <w:bCs/>
              <w:sz w:val="24"/>
              <w:szCs w:val="24"/>
            </w:rPr>
          </w:rPrChange>
        </w:rPr>
        <w:t>Extraction of Cellulose Microcrystals (CMC)</w:t>
      </w:r>
    </w:p>
    <w:p w14:paraId="41C3BFF3" w14:textId="77777777" w:rsidR="00CD32CE" w:rsidRPr="00D35844" w:rsidRDefault="00000000">
      <w:pPr>
        <w:spacing w:before="240" w:line="360" w:lineRule="auto"/>
        <w:rPr>
          <w:color w:val="000000" w:themeColor="text1"/>
          <w:rPrChange w:id="52" w:author="M H S" w:date="2026-08-19T02:29:00Z" w16du:dateUtc="2026-08-18T20:29:00Z">
            <w:rPr/>
          </w:rPrChange>
        </w:rPr>
      </w:pPr>
      <w:r w:rsidRPr="00D35844">
        <w:rPr>
          <w:b/>
          <w:bCs/>
          <w:color w:val="000000" w:themeColor="text1"/>
          <w:sz w:val="24"/>
          <w:szCs w:val="24"/>
          <w:rPrChange w:id="53" w:author="M H S" w:date="2026-08-19T02:29:00Z" w16du:dateUtc="2026-08-18T20:29:00Z">
            <w:rPr>
              <w:b/>
              <w:bCs/>
              <w:sz w:val="24"/>
              <w:szCs w:val="24"/>
            </w:rPr>
          </w:rPrChange>
        </w:rPr>
        <w:t>Preprocessing of Raw Materials</w:t>
      </w:r>
    </w:p>
    <w:p w14:paraId="0DA7B7E8" w14:textId="77777777" w:rsidR="00CD32CE" w:rsidRPr="00D35844" w:rsidRDefault="00000000">
      <w:pPr>
        <w:spacing w:after="100" w:line="360" w:lineRule="auto"/>
        <w:jc w:val="both"/>
        <w:rPr>
          <w:color w:val="000000" w:themeColor="text1"/>
          <w:rPrChange w:id="54" w:author="M H S" w:date="2026-08-19T02:29:00Z" w16du:dateUtc="2026-08-18T20:29:00Z">
            <w:rPr/>
          </w:rPrChange>
        </w:rPr>
      </w:pPr>
      <w:r w:rsidRPr="00D35844">
        <w:rPr>
          <w:color w:val="000000" w:themeColor="text1"/>
          <w:rPrChange w:id="55" w:author="M H S" w:date="2026-08-19T02:29:00Z" w16du:dateUtc="2026-08-18T20:29:00Z">
            <w:rPr/>
          </w:rPrChange>
        </w:rPr>
        <w:t>Fresh flower-containing parts of the S. spontaneum were sourced from Ghatacchor, Dhaka, Bangladesh (latitude 23.73505° longitude 90.33544°). Then, the flowers of S. spontaneum which is basically the fiber, were separated from stems and dry them at 35±2℃ in air. Further they were stored at ambient conditions prior to chemical process.</w:t>
      </w:r>
    </w:p>
    <w:p w14:paraId="7646F59A" w14:textId="77777777" w:rsidR="00CD32CE" w:rsidRPr="00D35844" w:rsidRDefault="00000000">
      <w:pPr>
        <w:spacing w:before="240" w:line="360" w:lineRule="auto"/>
        <w:rPr>
          <w:color w:val="000000" w:themeColor="text1"/>
          <w:rPrChange w:id="56" w:author="M H S" w:date="2026-08-19T02:29:00Z" w16du:dateUtc="2026-08-18T20:29:00Z">
            <w:rPr/>
          </w:rPrChange>
        </w:rPr>
      </w:pPr>
      <w:r w:rsidRPr="00D35844">
        <w:rPr>
          <w:b/>
          <w:bCs/>
          <w:color w:val="000000" w:themeColor="text1"/>
          <w:sz w:val="24"/>
          <w:szCs w:val="24"/>
          <w:rPrChange w:id="57" w:author="M H S" w:date="2026-08-19T02:29:00Z" w16du:dateUtc="2026-08-18T20:29:00Z">
            <w:rPr>
              <w:b/>
              <w:bCs/>
              <w:sz w:val="24"/>
              <w:szCs w:val="24"/>
            </w:rPr>
          </w:rPrChange>
        </w:rPr>
        <w:t>Isolation of α-Cellulose from S. Spontaneum</w:t>
      </w:r>
    </w:p>
    <w:p w14:paraId="1B49093D" w14:textId="77777777" w:rsidR="00CD32CE" w:rsidRPr="00D35844" w:rsidRDefault="00000000">
      <w:pPr>
        <w:spacing w:after="100" w:line="360" w:lineRule="auto"/>
        <w:jc w:val="both"/>
        <w:rPr>
          <w:color w:val="000000" w:themeColor="text1"/>
          <w:rPrChange w:id="58" w:author="M H S" w:date="2026-08-19T02:29:00Z" w16du:dateUtc="2026-08-18T20:29:00Z">
            <w:rPr/>
          </w:rPrChange>
        </w:rPr>
      </w:pPr>
      <w:r w:rsidRPr="00D35844">
        <w:rPr>
          <w:color w:val="000000" w:themeColor="text1"/>
          <w:rPrChange w:id="59" w:author="M H S" w:date="2026-08-19T02:29:00Z" w16du:dateUtc="2026-08-18T20:29:00Z">
            <w:rPr/>
          </w:rPrChange>
        </w:rPr>
        <w:t>The isolation process of alpha cellulose was conducted by biomass analytical method (LAPS) [33,34]. One gram of dried S. spontaneum fiber was immersed into 200 mL distilled water continuing the vigorous stirring at 70–75℃ for an hour. Meanwhile, four separate portions of 0.2 mL glacial acetic acid and 0.5gm sodium chlorite were added at two-minute intervals. After completing the heating process, the mixture was cooled to room temperature, filtered, and the residue was washed thoroughly with distilled water to remove all traces of acid and neutral the pH. At 105℃, the residue was oven-dried for 2h and measured the weight of residue until the constant value was obtained which was the holocellulose. Afterwards, the holo cellulose was treated by 12 mL of 17.5% sodium hydroxide and left the mixture for 5 minutes. The sample was then macerated over 10 minutes, and 14 mL of alkali was introduced in 3.5 mL portions at intervals of two minutes during this stage. After spending total 45 min the mixture was filtered, washed and soaked for 5 minutes in 14 mL of 10% acetic acid, followed by washing with water until acid-free. Finally, the residue was dried at 105℃ and weighed continuously until the constant weight was obtained.</w:t>
      </w:r>
    </w:p>
    <w:p w14:paraId="5BF4190A" w14:textId="77777777" w:rsidR="00CD32CE" w:rsidRPr="00D35844" w:rsidRDefault="00000000">
      <w:pPr>
        <w:spacing w:before="240" w:line="360" w:lineRule="auto"/>
        <w:rPr>
          <w:color w:val="000000" w:themeColor="text1"/>
          <w:rPrChange w:id="60" w:author="M H S" w:date="2026-08-19T02:29:00Z" w16du:dateUtc="2026-08-18T20:29:00Z">
            <w:rPr/>
          </w:rPrChange>
        </w:rPr>
      </w:pPr>
      <w:r w:rsidRPr="00D35844">
        <w:rPr>
          <w:b/>
          <w:bCs/>
          <w:color w:val="000000" w:themeColor="text1"/>
          <w:sz w:val="24"/>
          <w:szCs w:val="24"/>
          <w:rPrChange w:id="61" w:author="M H S" w:date="2026-08-19T02:29:00Z" w16du:dateUtc="2026-08-18T20:29:00Z">
            <w:rPr>
              <w:b/>
              <w:bCs/>
              <w:sz w:val="24"/>
              <w:szCs w:val="24"/>
            </w:rPr>
          </w:rPrChange>
        </w:rPr>
        <w:t>Preparation of Cellulose Microcrystals (CMC)</w:t>
      </w:r>
    </w:p>
    <w:p w14:paraId="3E717118" w14:textId="77777777" w:rsidR="00CD32CE" w:rsidRPr="00D35844" w:rsidRDefault="00000000">
      <w:pPr>
        <w:spacing w:after="100" w:line="360" w:lineRule="auto"/>
        <w:jc w:val="both"/>
        <w:rPr>
          <w:color w:val="000000" w:themeColor="text1"/>
          <w:rPrChange w:id="62" w:author="M H S" w:date="2026-08-19T02:29:00Z" w16du:dateUtc="2026-08-18T20:29:00Z">
            <w:rPr/>
          </w:rPrChange>
        </w:rPr>
      </w:pPr>
      <w:r w:rsidRPr="00D35844">
        <w:rPr>
          <w:color w:val="000000" w:themeColor="text1"/>
          <w:rPrChange w:id="63" w:author="M H S" w:date="2026-08-19T02:29:00Z" w16du:dateUtc="2026-08-18T20:29:00Z">
            <w:rPr/>
          </w:rPrChange>
        </w:rPr>
        <w:lastRenderedPageBreak/>
        <w:t>Cellulose micro crystal (CMC) was prepared by following the study with slightly modifications [35]. The dried α-cellulose was subjected to hydrolysis in 40% H2SO4 for 60 min at 40℃, keeping the liquor ratio at 1:10 (w/v). Subsequently, the solution was centrifuged several times at 3800 rpm for 10minutes. Additionally, the suspension was washed with distilled water multiple times to control the pH and keep the CMC at the bottom via gravitational force. Thereafter, the supernatant was discarded from the beaker until the residual sample became neutral. After that, the sample was sonicated for 1 hour and dried at 100℃ until constant weight was obtained [36]. Later, CMC was collected and kept in a refrigerator until use. [37]</w:t>
      </w:r>
    </w:p>
    <w:p w14:paraId="210C851B" w14:textId="77777777" w:rsidR="00CD32CE" w:rsidRPr="00D35844" w:rsidRDefault="00000000">
      <w:pPr>
        <w:spacing w:before="240" w:line="360" w:lineRule="auto"/>
        <w:rPr>
          <w:color w:val="000000" w:themeColor="text1"/>
          <w:rPrChange w:id="64" w:author="M H S" w:date="2026-08-19T02:29:00Z" w16du:dateUtc="2026-08-18T20:29:00Z">
            <w:rPr/>
          </w:rPrChange>
        </w:rPr>
      </w:pPr>
      <w:r w:rsidRPr="00D35844">
        <w:rPr>
          <w:b/>
          <w:bCs/>
          <w:color w:val="000000" w:themeColor="text1"/>
          <w:sz w:val="24"/>
          <w:szCs w:val="24"/>
          <w:rPrChange w:id="65" w:author="M H S" w:date="2026-08-19T02:29:00Z" w16du:dateUtc="2026-08-18T20:29:00Z">
            <w:rPr>
              <w:b/>
              <w:bCs/>
              <w:sz w:val="24"/>
              <w:szCs w:val="24"/>
            </w:rPr>
          </w:rPrChange>
        </w:rPr>
        <w:t>Preparation of PVA/TiO</w:t>
      </w:r>
      <w:r w:rsidRPr="00D35844">
        <w:rPr>
          <w:b/>
          <w:bCs/>
          <w:color w:val="000000" w:themeColor="text1"/>
          <w:sz w:val="24"/>
          <w:szCs w:val="24"/>
          <w:vertAlign w:val="subscript"/>
          <w:rPrChange w:id="66" w:author="M H S" w:date="2026-08-19T02:29:00Z" w16du:dateUtc="2026-08-18T20:29:00Z">
            <w:rPr>
              <w:b/>
              <w:bCs/>
              <w:sz w:val="24"/>
              <w:szCs w:val="24"/>
              <w:vertAlign w:val="subscript"/>
            </w:rPr>
          </w:rPrChange>
        </w:rPr>
        <w:t>2</w:t>
      </w:r>
      <w:r w:rsidRPr="00D35844">
        <w:rPr>
          <w:b/>
          <w:bCs/>
          <w:color w:val="000000" w:themeColor="text1"/>
          <w:sz w:val="24"/>
          <w:szCs w:val="24"/>
          <w:rPrChange w:id="67" w:author="M H S" w:date="2026-08-19T02:29:00Z" w16du:dateUtc="2026-08-18T20:29:00Z">
            <w:rPr>
              <w:b/>
              <w:bCs/>
              <w:sz w:val="24"/>
              <w:szCs w:val="24"/>
            </w:rPr>
          </w:rPrChange>
        </w:rPr>
        <w:t>/Citric Acid Matrix</w:t>
      </w:r>
    </w:p>
    <w:p w14:paraId="785B190C" w14:textId="77777777" w:rsidR="00CD32CE" w:rsidRPr="00D35844" w:rsidRDefault="00000000">
      <w:pPr>
        <w:spacing w:after="100" w:line="360" w:lineRule="auto"/>
        <w:jc w:val="both"/>
        <w:rPr>
          <w:color w:val="000000" w:themeColor="text1"/>
          <w:rPrChange w:id="68" w:author="M H S" w:date="2026-08-19T02:29:00Z" w16du:dateUtc="2026-08-18T20:29:00Z">
            <w:rPr/>
          </w:rPrChange>
        </w:rPr>
      </w:pPr>
      <w:r w:rsidRPr="00D35844">
        <w:rPr>
          <w:color w:val="000000" w:themeColor="text1"/>
          <w:rPrChange w:id="69" w:author="M H S" w:date="2026-08-19T02:29:00Z" w16du:dateUtc="2026-08-18T20:29:00Z">
            <w:rPr/>
          </w:rPrChange>
        </w:rPr>
        <w:t>Casting solution for the Catkin based biofilm was developed by following this previous study [1]. To begin with, the TiO</w:t>
      </w:r>
      <w:r w:rsidRPr="00D35844">
        <w:rPr>
          <w:color w:val="000000" w:themeColor="text1"/>
          <w:vertAlign w:val="subscript"/>
          <w:rPrChange w:id="70" w:author="M H S" w:date="2026-08-19T02:29:00Z" w16du:dateUtc="2026-08-18T20:29:00Z">
            <w:rPr>
              <w:vertAlign w:val="subscript"/>
            </w:rPr>
          </w:rPrChange>
        </w:rPr>
        <w:t>2</w:t>
      </w:r>
      <w:r w:rsidRPr="00D35844">
        <w:rPr>
          <w:color w:val="000000" w:themeColor="text1"/>
          <w:rPrChange w:id="71" w:author="M H S" w:date="2026-08-19T02:29:00Z" w16du:dateUtc="2026-08-18T20:29:00Z">
            <w:rPr/>
          </w:rPrChange>
        </w:rPr>
        <w:t xml:space="preserve"> nP was dispersed in a distilled water with the ratio of 0.25:100 (M:L)/0.9wt% under continuous stirring at 90℃. Correspondingly, 15gm of PVA was added gradually to the solution and dissolved it completely. A non-transparent viscose solution was observed which occurred due to addition of TiO</w:t>
      </w:r>
      <w:r w:rsidRPr="00D35844">
        <w:rPr>
          <w:color w:val="000000" w:themeColor="text1"/>
          <w:vertAlign w:val="subscript"/>
          <w:rPrChange w:id="72" w:author="M H S" w:date="2026-08-19T02:29:00Z" w16du:dateUtc="2026-08-18T20:29:00Z">
            <w:rPr>
              <w:vertAlign w:val="subscript"/>
            </w:rPr>
          </w:rPrChange>
        </w:rPr>
        <w:t>2</w:t>
      </w:r>
      <w:r w:rsidRPr="00D35844">
        <w:rPr>
          <w:color w:val="000000" w:themeColor="text1"/>
          <w:rPrChange w:id="73" w:author="M H S" w:date="2026-08-19T02:29:00Z" w16du:dateUtc="2026-08-18T20:29:00Z">
            <w:rPr/>
          </w:rPrChange>
        </w:rPr>
        <w:t>. Afterwards, the 10gm citric was added to the mixture, maintaining the ratio of 3:2 and heating continued for 3 hours to yield a viscose polymeric matrix suitable for film formation.</w:t>
      </w:r>
    </w:p>
    <w:p w14:paraId="59DCE30F" w14:textId="77777777" w:rsidR="00CD32CE" w:rsidRPr="00D35844" w:rsidRDefault="00000000">
      <w:pPr>
        <w:spacing w:before="240" w:line="360" w:lineRule="auto"/>
        <w:rPr>
          <w:color w:val="000000" w:themeColor="text1"/>
          <w:rPrChange w:id="74" w:author="M H S" w:date="2026-08-19T02:29:00Z" w16du:dateUtc="2026-08-18T20:29:00Z">
            <w:rPr/>
          </w:rPrChange>
        </w:rPr>
      </w:pPr>
      <w:r w:rsidRPr="00D35844">
        <w:rPr>
          <w:b/>
          <w:bCs/>
          <w:color w:val="000000" w:themeColor="text1"/>
          <w:sz w:val="24"/>
          <w:szCs w:val="24"/>
          <w:rPrChange w:id="75" w:author="M H S" w:date="2026-08-19T02:29:00Z" w16du:dateUtc="2026-08-18T20:29:00Z">
            <w:rPr>
              <w:b/>
              <w:bCs/>
              <w:sz w:val="24"/>
              <w:szCs w:val="24"/>
            </w:rPr>
          </w:rPrChange>
        </w:rPr>
        <w:t>Fabrication of Bio-composite Film</w:t>
      </w:r>
    </w:p>
    <w:p w14:paraId="09FFA07A" w14:textId="77777777" w:rsidR="00CD32CE" w:rsidRPr="00D35844" w:rsidRDefault="00000000">
      <w:pPr>
        <w:spacing w:after="100" w:line="360" w:lineRule="auto"/>
        <w:jc w:val="both"/>
        <w:rPr>
          <w:color w:val="000000" w:themeColor="text1"/>
        </w:rPr>
      </w:pPr>
      <w:r w:rsidRPr="00D35844">
        <w:rPr>
          <w:color w:val="000000" w:themeColor="text1"/>
          <w:rPrChange w:id="76" w:author="M H S" w:date="2026-08-19T02:29:00Z" w16du:dateUtc="2026-08-18T20:29:00Z">
            <w:rPr/>
          </w:rPrChange>
        </w:rPr>
        <w:t>Two grams of CMC which was previously obtained, was dispersed in 10 mL deionized water and stirred at 600 rpm for 10 min. This dispersion was then mixed with the PVA/TiO2/citric acid solution and sonicated for 30 min so that a homogeneous mixture was obtained. Entrapped air bubbles were removed by slow stirring at 80 rpm for 5 minutes followed by another 30 minutes of sonication. A 30 cm2 uniform surface glass plate was used to prepare the thin film. Before using the glass plate, it was washed by ethanol. After cleaning the surface, the place was margined by the tape. Then, the dispersed solution was poured onto the glass plate, and a large sharp blade was used to settle the solution by providing reciprocal motion manually. After finishing the process, the film was kept at room temperature and left for 48 hours. After drying, the film was peeled off from the glass plate and used for further application. The S. spontaneum-derived composite was designated as Catkin biofilm. The whole synthesis route, starting from the collected S. spontaneum sample to the dye adsorbed biofilm, is illustrated in Fig.1. In detail, figure 1 displayed the separation of fresh stems and flowers from the collected sample, the obtained holo cellulose and α-cellulose after chemical treatment, the prepared cellulose micro-crystal, the casting solution developed for the biofilm and finally the fabricated Catkin biofilm before and after dye adsorption.</w:t>
      </w:r>
    </w:p>
    <w:p w14:paraId="2EBC1C9F" w14:textId="77777777" w:rsidR="00CD32CE" w:rsidRPr="00D35844" w:rsidRDefault="00CD32CE">
      <w:pPr>
        <w:spacing w:after="100" w:line="360" w:lineRule="auto"/>
        <w:jc w:val="both"/>
        <w:rPr>
          <w:color w:val="000000" w:themeColor="text1"/>
          <w:rPrChange w:id="77" w:author="M H S" w:date="2026-08-19T02:29:00Z" w16du:dateUtc="2026-08-18T20:29:00Z">
            <w:rPr/>
          </w:rPrChange>
        </w:rPr>
      </w:pPr>
    </w:p>
    <w:p w14:paraId="01A2D15D" w14:textId="77777777" w:rsidR="00CD32CE" w:rsidRPr="00D35844" w:rsidRDefault="00CD32CE">
      <w:pPr>
        <w:spacing w:after="100" w:line="360" w:lineRule="auto"/>
        <w:jc w:val="both"/>
        <w:rPr>
          <w:color w:val="000000" w:themeColor="text1"/>
          <w:rPrChange w:id="78" w:author="M H S" w:date="2026-08-19T02:29:00Z" w16du:dateUtc="2026-08-18T20:29:00Z">
            <w:rPr/>
          </w:rPrChange>
        </w:rPr>
      </w:pPr>
    </w:p>
    <w:p w14:paraId="5E4688D7" w14:textId="77777777" w:rsidR="00CD32CE" w:rsidRPr="00D35844" w:rsidRDefault="00CD32CE">
      <w:pPr>
        <w:spacing w:after="100" w:line="360" w:lineRule="auto"/>
        <w:jc w:val="both"/>
        <w:rPr>
          <w:color w:val="000000" w:themeColor="text1"/>
          <w:rPrChange w:id="79" w:author="M H S" w:date="2026-08-19T02:29:00Z" w16du:dateUtc="2026-08-18T20:29:00Z">
            <w:rPr/>
          </w:rPrChange>
        </w:rPr>
      </w:pPr>
    </w:p>
    <w:p w14:paraId="52FC98D1" w14:textId="77777777" w:rsidR="00CD32CE" w:rsidRPr="00D35844" w:rsidRDefault="00CD32CE">
      <w:pPr>
        <w:spacing w:after="100" w:line="360" w:lineRule="auto"/>
        <w:jc w:val="both"/>
        <w:rPr>
          <w:color w:val="000000" w:themeColor="text1"/>
          <w:rPrChange w:id="80" w:author="M H S" w:date="2026-08-19T02:29:00Z" w16du:dateUtc="2026-08-18T20:29:00Z">
            <w:rPr/>
          </w:rPrChange>
        </w:rPr>
      </w:pPr>
    </w:p>
    <w:p w14:paraId="3F7F60C5" w14:textId="77777777" w:rsidR="00CD32CE" w:rsidRPr="00D35844" w:rsidRDefault="00CD32CE">
      <w:pPr>
        <w:spacing w:after="100" w:line="360" w:lineRule="auto"/>
        <w:jc w:val="both"/>
        <w:rPr>
          <w:color w:val="000000" w:themeColor="text1"/>
          <w:rPrChange w:id="81" w:author="M H S" w:date="2026-08-19T02:29:00Z" w16du:dateUtc="2026-08-18T20:29:00Z">
            <w:rPr/>
          </w:rPrChange>
        </w:rPr>
      </w:pPr>
    </w:p>
    <w:p w14:paraId="14B02D0D" w14:textId="77777777" w:rsidR="00CD32CE" w:rsidRPr="00D35844" w:rsidRDefault="00CD32CE">
      <w:pPr>
        <w:spacing w:after="100" w:line="360" w:lineRule="auto"/>
        <w:jc w:val="both"/>
        <w:rPr>
          <w:color w:val="000000" w:themeColor="text1"/>
          <w:rPrChange w:id="82" w:author="M H S" w:date="2026-08-19T02:29:00Z" w16du:dateUtc="2026-08-18T20:29:00Z">
            <w:rPr/>
          </w:rPrChange>
        </w:rPr>
      </w:pPr>
    </w:p>
    <w:p w14:paraId="45BD0A23" w14:textId="77777777" w:rsidR="00CD32CE" w:rsidRPr="00D35844" w:rsidRDefault="00CD32CE">
      <w:pPr>
        <w:spacing w:after="100" w:line="360" w:lineRule="auto"/>
        <w:jc w:val="both"/>
        <w:rPr>
          <w:color w:val="000000" w:themeColor="text1"/>
          <w:rPrChange w:id="83" w:author="M H S" w:date="2026-08-19T02:29:00Z" w16du:dateUtc="2026-08-18T20:29:00Z">
            <w:rPr/>
          </w:rPrChange>
        </w:rPr>
      </w:pPr>
    </w:p>
    <w:p w14:paraId="003AC652" w14:textId="77777777" w:rsidR="00CD32CE" w:rsidRPr="00D35844" w:rsidRDefault="00CD32CE">
      <w:pPr>
        <w:spacing w:after="100" w:line="360" w:lineRule="auto"/>
        <w:jc w:val="both"/>
        <w:rPr>
          <w:color w:val="000000" w:themeColor="text1"/>
          <w:rPrChange w:id="84" w:author="M H S" w:date="2026-08-19T02:29:00Z" w16du:dateUtc="2026-08-18T20:29:00Z">
            <w:rPr/>
          </w:rPrChange>
        </w:rPr>
      </w:pPr>
    </w:p>
    <w:p w14:paraId="69D6F6F4" w14:textId="77777777" w:rsidR="00CD32CE" w:rsidRPr="00D35844" w:rsidRDefault="00CD32CE">
      <w:pPr>
        <w:pStyle w:val="Caption"/>
      </w:pPr>
    </w:p>
    <w:p w14:paraId="76CCCD33" w14:textId="77777777" w:rsidR="00CD32CE" w:rsidRPr="00D35844" w:rsidRDefault="00CD32CE">
      <w:pPr>
        <w:pStyle w:val="Caption"/>
      </w:pPr>
    </w:p>
    <w:p w14:paraId="29E90E99" w14:textId="77777777" w:rsidR="00CD32CE" w:rsidRPr="00D35844" w:rsidRDefault="00000000">
      <w:pPr>
        <w:pStyle w:val="Caption"/>
      </w:pPr>
      <w:r w:rsidRPr="00D35844">
        <w:t>Figure 1: Process diagram of Catkin based biofilm synthesis process</w:t>
      </w:r>
    </w:p>
    <w:p w14:paraId="6CE1BACD" w14:textId="77777777" w:rsidR="00CD32CE" w:rsidRPr="00D35844" w:rsidRDefault="00000000">
      <w:pPr>
        <w:spacing w:before="240" w:after="100" w:line="360" w:lineRule="auto"/>
        <w:rPr>
          <w:color w:val="000000" w:themeColor="text1"/>
          <w:rPrChange w:id="85" w:author="M H S" w:date="2026-08-19T02:29:00Z" w16du:dateUtc="2026-08-18T20:29:00Z">
            <w:rPr/>
          </w:rPrChange>
        </w:rPr>
      </w:pPr>
      <w:r w:rsidRPr="00D35844">
        <w:rPr>
          <w:b/>
          <w:bCs/>
          <w:color w:val="000000" w:themeColor="text1"/>
          <w:sz w:val="24"/>
          <w:szCs w:val="24"/>
          <w:rPrChange w:id="86" w:author="M H S" w:date="2026-08-19T02:29:00Z" w16du:dateUtc="2026-08-18T20:29:00Z">
            <w:rPr>
              <w:b/>
              <w:bCs/>
              <w:sz w:val="24"/>
              <w:szCs w:val="24"/>
            </w:rPr>
          </w:rPrChange>
        </w:rPr>
        <w:t>Characterization of Catkin Biofilm:</w:t>
      </w:r>
    </w:p>
    <w:p w14:paraId="2AC845A8" w14:textId="77777777" w:rsidR="00CD32CE" w:rsidRPr="00D35844" w:rsidRDefault="00000000">
      <w:pPr>
        <w:spacing w:before="240" w:line="360" w:lineRule="auto"/>
        <w:rPr>
          <w:color w:val="000000" w:themeColor="text1"/>
          <w:rPrChange w:id="87" w:author="M H S" w:date="2026-08-19T02:29:00Z" w16du:dateUtc="2026-08-18T20:29:00Z">
            <w:rPr/>
          </w:rPrChange>
        </w:rPr>
      </w:pPr>
      <w:r w:rsidRPr="00D35844">
        <w:rPr>
          <w:b/>
          <w:bCs/>
          <w:color w:val="000000" w:themeColor="text1"/>
          <w:sz w:val="24"/>
          <w:szCs w:val="24"/>
          <w:rPrChange w:id="88" w:author="M H S" w:date="2026-08-19T02:29:00Z" w16du:dateUtc="2026-08-18T20:29:00Z">
            <w:rPr>
              <w:b/>
              <w:bCs/>
              <w:sz w:val="24"/>
              <w:szCs w:val="24"/>
            </w:rPr>
          </w:rPrChange>
        </w:rPr>
        <w:t>Fourier transform infrared (FTIR) spectroscopy</w:t>
      </w:r>
    </w:p>
    <w:p w14:paraId="6025092F" w14:textId="77777777" w:rsidR="00CD32CE" w:rsidRPr="00D35844" w:rsidRDefault="00000000">
      <w:pPr>
        <w:spacing w:after="100" w:line="360" w:lineRule="auto"/>
        <w:jc w:val="both"/>
        <w:rPr>
          <w:color w:val="000000" w:themeColor="text1"/>
          <w:rPrChange w:id="89" w:author="M H S" w:date="2026-08-19T02:29:00Z" w16du:dateUtc="2026-08-18T20:29:00Z">
            <w:rPr/>
          </w:rPrChange>
        </w:rPr>
      </w:pPr>
      <w:r w:rsidRPr="00D35844">
        <w:rPr>
          <w:color w:val="000000" w:themeColor="text1"/>
          <w:rPrChange w:id="90" w:author="M H S" w:date="2026-08-19T02:29:00Z" w16du:dateUtc="2026-08-18T20:29:00Z">
            <w:rPr/>
          </w:rPrChange>
        </w:rPr>
        <w:t>The Fourier-transform infrared (FTIR) was employed to characterize the α-cellulose derived from S. spontaneum. Correspondingly, this analysis helped to identify the changes in functional group after dye adsorption. Moreover, the Fourier-transform infrared (FTIR) spectra of the thin bio-film were characterized using the PerkinElmer Spectrum-4600(Model: Spectrum 2) at the Dyes and Chemical Engineering lab, Bangladesh University of Textiles. The wave-number range was ranging from 4000 to 400 cm</w:t>
      </w:r>
      <w:r w:rsidRPr="00D35844">
        <w:rPr>
          <w:color w:val="000000" w:themeColor="text1"/>
          <w:vertAlign w:val="superscript"/>
          <w:rPrChange w:id="91" w:author="M H S" w:date="2026-08-19T02:29:00Z" w16du:dateUtc="2026-08-18T20:29:00Z">
            <w:rPr>
              <w:vertAlign w:val="superscript"/>
            </w:rPr>
          </w:rPrChange>
        </w:rPr>
        <w:t>−1</w:t>
      </w:r>
      <w:r w:rsidRPr="00D35844">
        <w:rPr>
          <w:color w:val="000000" w:themeColor="text1"/>
          <w:rPrChange w:id="92" w:author="M H S" w:date="2026-08-19T02:29:00Z" w16du:dateUtc="2026-08-18T20:29:00Z">
            <w:rPr/>
          </w:rPrChange>
        </w:rPr>
        <w:t>, covering the mid infrared range.</w:t>
      </w:r>
    </w:p>
    <w:p w14:paraId="07DE3109" w14:textId="77777777" w:rsidR="00CD32CE" w:rsidRPr="00D35844" w:rsidRDefault="00000000">
      <w:pPr>
        <w:spacing w:before="240" w:line="360" w:lineRule="auto"/>
        <w:rPr>
          <w:color w:val="000000" w:themeColor="text1"/>
          <w:rPrChange w:id="93" w:author="M H S" w:date="2026-08-19T02:29:00Z" w16du:dateUtc="2026-08-18T20:29:00Z">
            <w:rPr/>
          </w:rPrChange>
        </w:rPr>
      </w:pPr>
      <w:r w:rsidRPr="00D35844">
        <w:rPr>
          <w:b/>
          <w:bCs/>
          <w:color w:val="000000" w:themeColor="text1"/>
          <w:sz w:val="24"/>
          <w:szCs w:val="24"/>
          <w:rPrChange w:id="94" w:author="M H S" w:date="2026-08-19T02:29:00Z" w16du:dateUtc="2026-08-18T20:29:00Z">
            <w:rPr>
              <w:b/>
              <w:bCs/>
              <w:sz w:val="24"/>
              <w:szCs w:val="24"/>
            </w:rPr>
          </w:rPrChange>
        </w:rPr>
        <w:t>X-Ray Diffraction</w:t>
      </w:r>
    </w:p>
    <w:p w14:paraId="720BDB64" w14:textId="77777777" w:rsidR="00CD32CE" w:rsidRPr="00D35844" w:rsidRDefault="00000000">
      <w:pPr>
        <w:spacing w:after="100" w:line="360" w:lineRule="auto"/>
        <w:jc w:val="both"/>
        <w:rPr>
          <w:color w:val="000000" w:themeColor="text1"/>
          <w:rPrChange w:id="95" w:author="M H S" w:date="2026-08-19T02:29:00Z" w16du:dateUtc="2026-08-18T20:29:00Z">
            <w:rPr/>
          </w:rPrChange>
        </w:rPr>
      </w:pPr>
      <w:r w:rsidRPr="00D35844">
        <w:rPr>
          <w:color w:val="000000" w:themeColor="text1"/>
          <w:rPrChange w:id="96" w:author="M H S" w:date="2026-08-19T02:29:00Z" w16du:dateUtc="2026-08-18T20:29:00Z">
            <w:rPr/>
          </w:rPrChange>
        </w:rPr>
        <w:t>To characterize the crystalline structure of the biofilm, X-ray diffraction analysis was carried out. Malvern Panalytical Empyrean X-ray diffractor was equipped with Cu Kα radiation(λ=15406Å). An accelerating voltage of 45kV and a tube current of 40mA were applied to operate the instrument. Continuous scanning mode was used and the patterns were collected from 2θ = 10° to 90°, the step size being 0.01°.</w:t>
      </w:r>
    </w:p>
    <w:p w14:paraId="4BEC8337" w14:textId="77777777" w:rsidR="00CD32CE" w:rsidRPr="00D35844" w:rsidRDefault="00000000">
      <w:pPr>
        <w:spacing w:before="240" w:line="360" w:lineRule="auto"/>
        <w:rPr>
          <w:color w:val="000000" w:themeColor="text1"/>
          <w:rPrChange w:id="97" w:author="M H S" w:date="2026-08-19T02:29:00Z" w16du:dateUtc="2026-08-18T20:29:00Z">
            <w:rPr/>
          </w:rPrChange>
        </w:rPr>
      </w:pPr>
      <w:r w:rsidRPr="00D35844">
        <w:rPr>
          <w:b/>
          <w:bCs/>
          <w:color w:val="000000" w:themeColor="text1"/>
          <w:sz w:val="24"/>
          <w:szCs w:val="24"/>
          <w:rPrChange w:id="98" w:author="M H S" w:date="2026-08-19T02:29:00Z" w16du:dateUtc="2026-08-18T20:29:00Z">
            <w:rPr>
              <w:b/>
              <w:bCs/>
              <w:sz w:val="24"/>
              <w:szCs w:val="24"/>
            </w:rPr>
          </w:rPrChange>
        </w:rPr>
        <w:t>Particle Size analyzer</w:t>
      </w:r>
    </w:p>
    <w:p w14:paraId="4B72A06F" w14:textId="77777777" w:rsidR="00CD32CE" w:rsidRPr="00D35844" w:rsidRDefault="00000000">
      <w:pPr>
        <w:spacing w:after="100" w:line="360" w:lineRule="auto"/>
        <w:jc w:val="both"/>
        <w:rPr>
          <w:color w:val="000000" w:themeColor="text1"/>
          <w:rPrChange w:id="99" w:author="M H S" w:date="2026-08-19T02:29:00Z" w16du:dateUtc="2026-08-18T20:29:00Z">
            <w:rPr/>
          </w:rPrChange>
        </w:rPr>
      </w:pPr>
      <w:r w:rsidRPr="00D35844">
        <w:rPr>
          <w:color w:val="000000" w:themeColor="text1"/>
          <w:rPrChange w:id="100" w:author="M H S" w:date="2026-08-19T02:29:00Z" w16du:dateUtc="2026-08-18T20:29:00Z">
            <w:rPr/>
          </w:rPrChange>
        </w:rPr>
        <w:t>The particle size analysis was employed to measure the particles of crystal micro-cellulose (CMC) derived from S. spontaneum as claimed. FRITSCH ANALYSETTE 22 NeXT (FRITSCH Asia-Pacific Pte.Ltd, Singapore) with a measuring range of 0.01µm to 3800µm was used to assess the particle distribution of CMC.</w:t>
      </w:r>
    </w:p>
    <w:p w14:paraId="078198CC" w14:textId="77777777" w:rsidR="00CD32CE" w:rsidRPr="00D35844" w:rsidRDefault="00000000">
      <w:pPr>
        <w:spacing w:before="240" w:line="360" w:lineRule="auto"/>
        <w:rPr>
          <w:color w:val="000000" w:themeColor="text1"/>
          <w:rPrChange w:id="101" w:author="M H S" w:date="2026-08-19T02:29:00Z" w16du:dateUtc="2026-08-18T20:29:00Z">
            <w:rPr/>
          </w:rPrChange>
        </w:rPr>
      </w:pPr>
      <w:r w:rsidRPr="00D35844">
        <w:rPr>
          <w:b/>
          <w:bCs/>
          <w:color w:val="000000" w:themeColor="text1"/>
          <w:sz w:val="24"/>
          <w:szCs w:val="24"/>
          <w:rPrChange w:id="102" w:author="M H S" w:date="2026-08-19T02:29:00Z" w16du:dateUtc="2026-08-18T20:29:00Z">
            <w:rPr>
              <w:b/>
              <w:bCs/>
              <w:sz w:val="24"/>
              <w:szCs w:val="24"/>
            </w:rPr>
          </w:rPrChange>
        </w:rPr>
        <w:t>Field-emission scanning electron microscopy (FE-SEM) and Energy Dispersive X-ray (EDX)</w:t>
      </w:r>
    </w:p>
    <w:p w14:paraId="11CF6EC1" w14:textId="77777777" w:rsidR="00CD32CE" w:rsidRPr="00D35844" w:rsidRDefault="00000000">
      <w:pPr>
        <w:spacing w:after="100" w:line="360" w:lineRule="auto"/>
        <w:jc w:val="both"/>
        <w:rPr>
          <w:color w:val="000000" w:themeColor="text1"/>
          <w:rPrChange w:id="103" w:author="M H S" w:date="2026-08-19T02:29:00Z" w16du:dateUtc="2026-08-18T20:29:00Z">
            <w:rPr/>
          </w:rPrChange>
        </w:rPr>
      </w:pPr>
      <w:r w:rsidRPr="00D35844">
        <w:rPr>
          <w:color w:val="000000" w:themeColor="text1"/>
          <w:rPrChange w:id="104" w:author="M H S" w:date="2026-08-19T02:29:00Z" w16du:dateUtc="2026-08-18T20:29:00Z">
            <w:rPr/>
          </w:rPrChange>
        </w:rPr>
        <w:t>The surface morphologies of untreated and treated Catkin biofilm were examined by using a field emission scanning electron microscopy (FE-SEM) (ZEISS Field Emission Scanning Electron Microscope, Germany). The samples were attached to double-sided adhesive carbon tape, vacuum dried, sputter coated with gold and scanned at an accelerating voltage of 3kV under different magnifications.</w:t>
      </w:r>
    </w:p>
    <w:p w14:paraId="5DD88EC5" w14:textId="77777777" w:rsidR="00CD32CE" w:rsidRPr="00D35844" w:rsidRDefault="00000000">
      <w:pPr>
        <w:spacing w:after="100" w:line="360" w:lineRule="auto"/>
        <w:jc w:val="both"/>
        <w:rPr>
          <w:color w:val="000000" w:themeColor="text1"/>
          <w:rPrChange w:id="105" w:author="M H S" w:date="2026-08-19T02:29:00Z" w16du:dateUtc="2026-08-18T20:29:00Z">
            <w:rPr/>
          </w:rPrChange>
        </w:rPr>
      </w:pPr>
      <w:r w:rsidRPr="00D35844">
        <w:rPr>
          <w:color w:val="000000" w:themeColor="text1"/>
          <w:rPrChange w:id="106" w:author="M H S" w:date="2026-08-19T02:29:00Z" w16du:dateUtc="2026-08-18T20:29:00Z">
            <w:rPr/>
          </w:rPrChange>
        </w:rPr>
        <w:t>Energy Dispersive X-Ray spectroscopy (EDX) detector integrated with FE-SEM was used to measure the elemental composition present on the surface of the untreated biofilm sample. In addition, this analysis was conducted to confirm the presence of TiO</w:t>
      </w:r>
      <w:r w:rsidRPr="00D35844">
        <w:rPr>
          <w:color w:val="000000" w:themeColor="text1"/>
          <w:vertAlign w:val="subscript"/>
          <w:rPrChange w:id="107" w:author="M H S" w:date="2026-08-19T02:29:00Z" w16du:dateUtc="2026-08-18T20:29:00Z">
            <w:rPr>
              <w:vertAlign w:val="subscript"/>
            </w:rPr>
          </w:rPrChange>
        </w:rPr>
        <w:t>2</w:t>
      </w:r>
      <w:r w:rsidRPr="00D35844">
        <w:rPr>
          <w:color w:val="000000" w:themeColor="text1"/>
          <w:rPrChange w:id="108" w:author="M H S" w:date="2026-08-19T02:29:00Z" w16du:dateUtc="2026-08-18T20:29:00Z">
            <w:rPr/>
          </w:rPrChange>
        </w:rPr>
        <w:t xml:space="preserve"> on the surface of the biofilm. This FESEM-EDX analysis enabled to provide comprehensive morphological and compositional insight into the surface of the biofilm.</w:t>
      </w:r>
    </w:p>
    <w:p w14:paraId="57E9FF4B" w14:textId="77777777" w:rsidR="00CD32CE" w:rsidRPr="00D35844" w:rsidRDefault="00000000">
      <w:pPr>
        <w:spacing w:before="240" w:line="360" w:lineRule="auto"/>
        <w:rPr>
          <w:color w:val="000000" w:themeColor="text1"/>
          <w:rPrChange w:id="109" w:author="M H S" w:date="2026-08-19T02:29:00Z" w16du:dateUtc="2026-08-18T20:29:00Z">
            <w:rPr/>
          </w:rPrChange>
        </w:rPr>
      </w:pPr>
      <w:r w:rsidRPr="00D35844">
        <w:rPr>
          <w:b/>
          <w:bCs/>
          <w:color w:val="000000" w:themeColor="text1"/>
          <w:sz w:val="24"/>
          <w:szCs w:val="24"/>
          <w:rPrChange w:id="110" w:author="M H S" w:date="2026-08-19T02:29:00Z" w16du:dateUtc="2026-08-18T20:29:00Z">
            <w:rPr>
              <w:b/>
              <w:bCs/>
              <w:sz w:val="24"/>
              <w:szCs w:val="24"/>
            </w:rPr>
          </w:rPrChange>
        </w:rPr>
        <w:t>Differential Scanning Calorimetry</w:t>
      </w:r>
    </w:p>
    <w:p w14:paraId="46F3D762" w14:textId="77777777" w:rsidR="00CD32CE" w:rsidRPr="00D35844" w:rsidRDefault="00000000">
      <w:pPr>
        <w:spacing w:after="100" w:line="360" w:lineRule="auto"/>
        <w:jc w:val="both"/>
        <w:rPr>
          <w:color w:val="000000" w:themeColor="text1"/>
          <w:rPrChange w:id="111" w:author="M H S" w:date="2026-08-19T02:29:00Z" w16du:dateUtc="2026-08-18T20:29:00Z">
            <w:rPr/>
          </w:rPrChange>
        </w:rPr>
      </w:pPr>
      <w:r w:rsidRPr="00D35844">
        <w:rPr>
          <w:color w:val="000000" w:themeColor="text1"/>
          <w:rPrChange w:id="112" w:author="M H S" w:date="2026-08-19T02:29:00Z" w16du:dateUtc="2026-08-18T20:29:00Z">
            <w:rPr/>
          </w:rPrChange>
        </w:rPr>
        <w:t xml:space="preserve">Differential scanning calorimetry (DSC) was carried out on the biofilm using a DSC-PerkinElmer's DSC 4000, single furnace DSC. The machine was periodically calibrated with two-point calibration using indium and zinc </w:t>
      </w:r>
      <w:r w:rsidRPr="00D35844">
        <w:rPr>
          <w:color w:val="000000" w:themeColor="text1"/>
          <w:rPrChange w:id="113" w:author="M H S" w:date="2026-08-19T02:29:00Z" w16du:dateUtc="2026-08-18T20:29:00Z">
            <w:rPr/>
          </w:rPrChange>
        </w:rPr>
        <w:lastRenderedPageBreak/>
        <w:t>at 10 ˚C/min. Approximately 9 mg of the sample was taken in a hermetically sealed DSC pan, heated from 20℃ to 350℃ at a rate of 19.8℃/min under N</w:t>
      </w:r>
      <w:r w:rsidRPr="00D35844">
        <w:rPr>
          <w:color w:val="000000" w:themeColor="text1"/>
          <w:vertAlign w:val="subscript"/>
          <w:rPrChange w:id="114" w:author="M H S" w:date="2026-08-19T02:29:00Z" w16du:dateUtc="2026-08-18T20:29:00Z">
            <w:rPr>
              <w:vertAlign w:val="subscript"/>
            </w:rPr>
          </w:rPrChange>
        </w:rPr>
        <w:t>2</w:t>
      </w:r>
      <w:r w:rsidRPr="00D35844">
        <w:rPr>
          <w:color w:val="000000" w:themeColor="text1"/>
          <w:rPrChange w:id="115" w:author="M H S" w:date="2026-08-19T02:29:00Z" w16du:dateUtc="2026-08-18T20:29:00Z">
            <w:rPr/>
          </w:rPrChange>
        </w:rPr>
        <w:t xml:space="preserve"> atmosphere against an empty reference pan. The glass transition temperature: T</w:t>
      </w:r>
      <w:r w:rsidRPr="00D35844">
        <w:rPr>
          <w:color w:val="000000" w:themeColor="text1"/>
          <w:vertAlign w:val="subscript"/>
          <w:rPrChange w:id="116" w:author="M H S" w:date="2026-08-19T02:29:00Z" w16du:dateUtc="2026-08-18T20:29:00Z">
            <w:rPr>
              <w:vertAlign w:val="subscript"/>
            </w:rPr>
          </w:rPrChange>
        </w:rPr>
        <w:t>g</w:t>
      </w:r>
      <w:r w:rsidRPr="00D35844">
        <w:rPr>
          <w:color w:val="000000" w:themeColor="text1"/>
          <w:rPrChange w:id="117" w:author="M H S" w:date="2026-08-19T02:29:00Z" w16du:dateUtc="2026-08-18T20:29:00Z">
            <w:rPr/>
          </w:rPrChange>
        </w:rPr>
        <w:t>, melting temperature: T</w:t>
      </w:r>
      <w:r w:rsidRPr="00D35844">
        <w:rPr>
          <w:color w:val="000000" w:themeColor="text1"/>
          <w:vertAlign w:val="subscript"/>
          <w:rPrChange w:id="118" w:author="M H S" w:date="2026-08-19T02:29:00Z" w16du:dateUtc="2026-08-18T20:29:00Z">
            <w:rPr>
              <w:vertAlign w:val="subscript"/>
            </w:rPr>
          </w:rPrChange>
        </w:rPr>
        <w:t>m</w:t>
      </w:r>
      <w:r w:rsidRPr="00D35844">
        <w:rPr>
          <w:color w:val="000000" w:themeColor="text1"/>
          <w:rPrChange w:id="119" w:author="M H S" w:date="2026-08-19T02:29:00Z" w16du:dateUtc="2026-08-18T20:29:00Z">
            <w:rPr/>
          </w:rPrChange>
        </w:rPr>
        <w:t xml:space="preserve"> and decomposition temperature: T</w:t>
      </w:r>
      <w:r w:rsidRPr="00D35844">
        <w:rPr>
          <w:color w:val="000000" w:themeColor="text1"/>
          <w:vertAlign w:val="subscript"/>
          <w:rPrChange w:id="120" w:author="M H S" w:date="2026-08-19T02:29:00Z" w16du:dateUtc="2026-08-18T20:29:00Z">
            <w:rPr>
              <w:vertAlign w:val="subscript"/>
            </w:rPr>
          </w:rPrChange>
        </w:rPr>
        <w:t>d</w:t>
      </w:r>
      <w:r w:rsidRPr="00D35844">
        <w:rPr>
          <w:color w:val="000000" w:themeColor="text1"/>
          <w:rPrChange w:id="121" w:author="M H S" w:date="2026-08-19T02:29:00Z" w16du:dateUtc="2026-08-18T20:29:00Z">
            <w:rPr/>
          </w:rPrChange>
        </w:rPr>
        <w:t xml:space="preserve"> was recorded from the obtained curve.</w:t>
      </w:r>
    </w:p>
    <w:p w14:paraId="139A9D1A" w14:textId="77777777" w:rsidR="00CD32CE" w:rsidRPr="00D35844" w:rsidRDefault="00000000">
      <w:pPr>
        <w:spacing w:before="240" w:line="360" w:lineRule="auto"/>
        <w:rPr>
          <w:color w:val="000000" w:themeColor="text1"/>
          <w:rPrChange w:id="122" w:author="M H S" w:date="2026-08-19T02:29:00Z" w16du:dateUtc="2026-08-18T20:29:00Z">
            <w:rPr/>
          </w:rPrChange>
        </w:rPr>
      </w:pPr>
      <w:r w:rsidRPr="00D35844">
        <w:rPr>
          <w:b/>
          <w:bCs/>
          <w:color w:val="000000" w:themeColor="text1"/>
          <w:sz w:val="24"/>
          <w:szCs w:val="24"/>
          <w:rPrChange w:id="123" w:author="M H S" w:date="2026-08-19T02:29:00Z" w16du:dateUtc="2026-08-18T20:29:00Z">
            <w:rPr>
              <w:b/>
              <w:bCs/>
              <w:sz w:val="24"/>
              <w:szCs w:val="24"/>
            </w:rPr>
          </w:rPrChange>
        </w:rPr>
        <w:t>Swelling Study</w:t>
      </w:r>
    </w:p>
    <w:p w14:paraId="2D89A166" w14:textId="77777777" w:rsidR="00CD32CE" w:rsidRPr="00D35844" w:rsidRDefault="00000000">
      <w:pPr>
        <w:spacing w:after="100" w:line="360" w:lineRule="auto"/>
        <w:jc w:val="both"/>
        <w:rPr>
          <w:color w:val="000000" w:themeColor="text1"/>
          <w:rPrChange w:id="124" w:author="M H S" w:date="2026-08-19T02:29:00Z" w16du:dateUtc="2026-08-18T20:29:00Z">
            <w:rPr/>
          </w:rPrChange>
        </w:rPr>
      </w:pPr>
      <w:r w:rsidRPr="00D35844">
        <w:rPr>
          <w:color w:val="000000" w:themeColor="text1"/>
          <w:rPrChange w:id="125" w:author="M H S" w:date="2026-08-19T02:29:00Z" w16du:dateUtc="2026-08-18T20:29:00Z">
            <w:rPr/>
          </w:rPrChange>
        </w:rPr>
        <w:t>The swelling study of the biofilm was carried out by determining the weight changes of sample after hydration. To measure the swelling study, the biofilm was dipped into 50mL distilled water and weighted after 10 minutes of interval, starting from 5 min. This process was continued until a constant weight was obtained. Before taking the weight, excess water was blotted out. The swelling percentage was determined by using the equation which is given below [1,38],</w:t>
      </w:r>
    </w:p>
    <w:p w14:paraId="14018D51" w14:textId="77777777" w:rsidR="00CD32CE" w:rsidRPr="00D35844" w:rsidRDefault="00000000">
      <w:pPr>
        <w:spacing w:after="100" w:line="360" w:lineRule="auto"/>
        <w:jc w:val="center"/>
        <w:rPr>
          <w:color w:val="000000" w:themeColor="text1"/>
          <w:sz w:val="24"/>
          <w:szCs w:val="24"/>
          <w:rPrChange w:id="126" w:author="M H S" w:date="2026-08-19T02:29:00Z" w16du:dateUtc="2026-08-18T20:29:00Z">
            <w:rPr>
              <w:sz w:val="24"/>
              <w:szCs w:val="24"/>
            </w:rPr>
          </w:rPrChange>
        </w:rPr>
      </w:pPr>
      <w:r w:rsidRPr="00D35844">
        <w:rPr>
          <w:color w:val="000000" w:themeColor="text1"/>
          <w:sz w:val="24"/>
          <w:szCs w:val="24"/>
          <w:rPrChange w:id="127" w:author="M H S" w:date="2026-08-19T02:29:00Z" w16du:dateUtc="2026-08-18T20:29:00Z">
            <w:rPr>
              <w:sz w:val="24"/>
              <w:szCs w:val="24"/>
            </w:rPr>
          </w:rPrChange>
        </w:rPr>
        <w:t xml:space="preserve">Swelling Percentage =   </w:t>
      </w:r>
    </w:p>
    <w:p w14:paraId="1A9705F0" w14:textId="77777777" w:rsidR="00CD32CE" w:rsidRPr="00D35844" w:rsidRDefault="00000000">
      <w:pPr>
        <w:spacing w:after="100" w:line="360" w:lineRule="auto"/>
        <w:jc w:val="both"/>
        <w:rPr>
          <w:color w:val="000000" w:themeColor="text1"/>
          <w:rPrChange w:id="128" w:author="M H S" w:date="2026-08-19T02:29:00Z" w16du:dateUtc="2026-08-18T20:29:00Z">
            <w:rPr/>
          </w:rPrChange>
        </w:rPr>
      </w:pPr>
      <w:r w:rsidRPr="00D35844">
        <w:rPr>
          <w:color w:val="000000" w:themeColor="text1"/>
          <w:rPrChange w:id="129" w:author="M H S" w:date="2026-08-19T02:29:00Z" w16du:dateUtc="2026-08-18T20:29:00Z">
            <w:rPr/>
          </w:rPrChange>
        </w:rPr>
        <w:t>Where, W and Wo represent as swelled weight of biofilm and the dry weight of biofilm.</w:t>
      </w:r>
    </w:p>
    <w:p w14:paraId="2ECB93CB" w14:textId="77777777" w:rsidR="00CD32CE" w:rsidRPr="00D35844" w:rsidRDefault="00000000">
      <w:pPr>
        <w:spacing w:before="240" w:line="360" w:lineRule="auto"/>
        <w:rPr>
          <w:color w:val="000000" w:themeColor="text1"/>
          <w:rPrChange w:id="130" w:author="M H S" w:date="2026-08-19T02:29:00Z" w16du:dateUtc="2026-08-18T20:29:00Z">
            <w:rPr/>
          </w:rPrChange>
        </w:rPr>
      </w:pPr>
      <w:r w:rsidRPr="00D35844">
        <w:rPr>
          <w:b/>
          <w:bCs/>
          <w:color w:val="000000" w:themeColor="text1"/>
          <w:sz w:val="24"/>
          <w:szCs w:val="24"/>
          <w:rPrChange w:id="131" w:author="M H S" w:date="2026-08-19T02:29:00Z" w16du:dateUtc="2026-08-18T20:29:00Z">
            <w:rPr>
              <w:b/>
              <w:bCs/>
              <w:sz w:val="24"/>
              <w:szCs w:val="24"/>
            </w:rPr>
          </w:rPrChange>
        </w:rPr>
        <w:t>Mechanical Properties</w:t>
      </w:r>
    </w:p>
    <w:p w14:paraId="52F190C9" w14:textId="77777777" w:rsidR="00CD32CE" w:rsidRPr="00D35844" w:rsidRDefault="00000000">
      <w:pPr>
        <w:spacing w:after="100" w:line="360" w:lineRule="auto"/>
        <w:jc w:val="both"/>
        <w:rPr>
          <w:color w:val="000000" w:themeColor="text1"/>
          <w:rPrChange w:id="132" w:author="M H S" w:date="2026-08-19T02:29:00Z" w16du:dateUtc="2026-08-18T20:29:00Z">
            <w:rPr/>
          </w:rPrChange>
        </w:rPr>
      </w:pPr>
      <w:r w:rsidRPr="00D35844">
        <w:rPr>
          <w:color w:val="000000" w:themeColor="text1"/>
          <w:rPrChange w:id="133" w:author="M H S" w:date="2026-08-19T02:29:00Z" w16du:dateUtc="2026-08-18T20:29:00Z">
            <w:rPr/>
          </w:rPrChange>
        </w:rPr>
        <w:t>The mechanical properties of the biofilm were carried out by a Universal Testing machine (UTM), Model 1410 Titans, combined with a 5000N load cell (U.K). ASTM D 882- standard method was followed with slightly modification. The Catkin (100×78) samples were tested with a grip separation of 50mm where the test speed was 50mm/min. When the samples were broken, maximum stress was determined [1].</w:t>
      </w:r>
    </w:p>
    <w:p w14:paraId="184C5826" w14:textId="77777777" w:rsidR="00CD32CE" w:rsidRPr="00D35844" w:rsidRDefault="00000000">
      <w:pPr>
        <w:spacing w:before="240" w:line="360" w:lineRule="auto"/>
        <w:rPr>
          <w:color w:val="000000" w:themeColor="text1"/>
          <w:rPrChange w:id="134" w:author="M H S" w:date="2026-08-19T02:29:00Z" w16du:dateUtc="2026-08-18T20:29:00Z">
            <w:rPr/>
          </w:rPrChange>
        </w:rPr>
      </w:pPr>
      <w:r w:rsidRPr="00D35844">
        <w:rPr>
          <w:b/>
          <w:bCs/>
          <w:color w:val="000000" w:themeColor="text1"/>
          <w:sz w:val="24"/>
          <w:szCs w:val="24"/>
          <w:rPrChange w:id="135" w:author="M H S" w:date="2026-08-19T02:29:00Z" w16du:dateUtc="2026-08-18T20:29:00Z">
            <w:rPr>
              <w:b/>
              <w:bCs/>
              <w:sz w:val="24"/>
              <w:szCs w:val="24"/>
            </w:rPr>
          </w:rPrChange>
        </w:rPr>
        <w:t>Film Band Gap</w:t>
      </w:r>
    </w:p>
    <w:p w14:paraId="43DE5736" w14:textId="77777777" w:rsidR="00CD32CE" w:rsidRPr="00D35844" w:rsidRDefault="00000000">
      <w:pPr>
        <w:spacing w:after="100" w:line="360" w:lineRule="auto"/>
        <w:jc w:val="both"/>
        <w:rPr>
          <w:color w:val="000000" w:themeColor="text1"/>
          <w:rPrChange w:id="136" w:author="M H S" w:date="2026-08-19T02:29:00Z" w16du:dateUtc="2026-08-18T20:29:00Z">
            <w:rPr/>
          </w:rPrChange>
        </w:rPr>
      </w:pPr>
      <w:r w:rsidRPr="00D35844">
        <w:rPr>
          <w:color w:val="000000" w:themeColor="text1"/>
          <w:rPrChange w:id="137" w:author="M H S" w:date="2026-08-19T02:29:00Z" w16du:dateUtc="2026-08-18T20:29:00Z">
            <w:rPr/>
          </w:rPrChange>
        </w:rPr>
        <w:t>The UV-visible spectrophotometer was employed to measure the transmittance value of the biofilm which helped to determine the band gap of the biofilm. The band gap of the prepared biofilm was calculated by using Tauc's relation which is given as [39],</w:t>
      </w:r>
    </w:p>
    <w:p w14:paraId="43C48F4E" w14:textId="77777777" w:rsidR="00CD32CE" w:rsidRPr="00D35844" w:rsidRDefault="00CD32CE">
      <w:pPr>
        <w:spacing w:line="360" w:lineRule="auto"/>
        <w:jc w:val="both"/>
        <w:rPr>
          <w:rFonts w:ascii="Cambria Math" w:hAnsi="Cambria Math"/>
          <w:color w:val="000000" w:themeColor="text1"/>
          <w:rPrChange w:id="138" w:author="M H S" w:date="2026-08-19T02:29:00Z" w16du:dateUtc="2026-08-18T20:29:00Z">
            <w:rPr>
              <w:rFonts w:ascii="Cambria Math" w:hAnsi="Cambria Math"/>
            </w:rPr>
          </w:rPrChange>
        </w:rPr>
      </w:pPr>
    </w:p>
    <w:p w14:paraId="66BA7142" w14:textId="77777777" w:rsidR="00CD32CE" w:rsidRPr="00D35844" w:rsidRDefault="00CD32CE">
      <w:pPr>
        <w:spacing w:line="360" w:lineRule="auto"/>
        <w:jc w:val="both"/>
        <w:rPr>
          <w:rFonts w:ascii="Cambria Math" w:hAnsi="Cambria Math"/>
          <w:color w:val="000000" w:themeColor="text1"/>
          <w:rPrChange w:id="139" w:author="M H S" w:date="2026-08-19T02:29:00Z" w16du:dateUtc="2026-08-18T20:29:00Z">
            <w:rPr>
              <w:rFonts w:ascii="Cambria Math" w:hAnsi="Cambria Math"/>
            </w:rPr>
          </w:rPrChange>
        </w:rPr>
      </w:pPr>
    </w:p>
    <w:p w14:paraId="1997ED96" w14:textId="77777777" w:rsidR="00CD32CE" w:rsidRPr="00D35844" w:rsidRDefault="00000000">
      <w:pPr>
        <w:spacing w:after="100" w:line="360" w:lineRule="auto"/>
        <w:jc w:val="both"/>
        <w:rPr>
          <w:color w:val="000000" w:themeColor="text1"/>
          <w:rPrChange w:id="140" w:author="M H S" w:date="2026-08-19T02:29:00Z" w16du:dateUtc="2026-08-18T20:29:00Z">
            <w:rPr/>
          </w:rPrChange>
        </w:rPr>
      </w:pPr>
      <w:r w:rsidRPr="00D35844">
        <w:rPr>
          <w:color w:val="000000" w:themeColor="text1"/>
          <w:rPrChange w:id="141" w:author="M H S" w:date="2026-08-19T02:29:00Z" w16du:dateUtc="2026-08-18T20:29:00Z">
            <w:rPr/>
          </w:rPrChange>
        </w:rPr>
        <w:t>Where, d represents the thickness of the sample, T denotes as Transmission and hν is the photon energy. Equation 3 can also be written as</w:t>
      </w:r>
    </w:p>
    <w:p w14:paraId="74824996" w14:textId="77777777" w:rsidR="00CD32CE" w:rsidRPr="00D35844" w:rsidRDefault="00CD32CE">
      <w:pPr>
        <w:spacing w:line="360" w:lineRule="auto"/>
        <w:jc w:val="both"/>
        <w:rPr>
          <w:rFonts w:eastAsiaTheme="minorEastAsia"/>
          <w:color w:val="000000" w:themeColor="text1"/>
          <w:rPrChange w:id="142" w:author="M H S" w:date="2026-08-19T02:29:00Z" w16du:dateUtc="2026-08-18T20:29:00Z">
            <w:rPr>
              <w:rFonts w:eastAsiaTheme="minorEastAsia"/>
            </w:rPr>
          </w:rPrChange>
        </w:rPr>
      </w:pPr>
    </w:p>
    <w:p w14:paraId="454E053D" w14:textId="77777777" w:rsidR="00CD32CE" w:rsidRPr="00D35844" w:rsidRDefault="00000000">
      <w:pPr>
        <w:spacing w:line="360" w:lineRule="auto"/>
        <w:rPr>
          <w:color w:val="000000" w:themeColor="text1"/>
          <w:rPrChange w:id="143" w:author="M H S" w:date="2026-08-19T02:29:00Z" w16du:dateUtc="2026-08-18T20:29:00Z">
            <w:rPr/>
          </w:rPrChange>
        </w:rPr>
      </w:pPr>
      <w:r w:rsidRPr="00D35844">
        <w:rPr>
          <w:b/>
          <w:bCs/>
          <w:color w:val="000000" w:themeColor="text1"/>
          <w:sz w:val="24"/>
          <w:szCs w:val="24"/>
          <w:rPrChange w:id="144" w:author="M H S" w:date="2026-08-19T02:29:00Z" w16du:dateUtc="2026-08-18T20:29:00Z">
            <w:rPr>
              <w:b/>
              <w:bCs/>
              <w:sz w:val="24"/>
              <w:szCs w:val="24"/>
            </w:rPr>
          </w:rPrChange>
        </w:rPr>
        <w:t>Adsorption Studies</w:t>
      </w:r>
    </w:p>
    <w:p w14:paraId="5D2BD7D7" w14:textId="77777777" w:rsidR="00CD32CE" w:rsidRPr="00D35844" w:rsidRDefault="00000000">
      <w:pPr>
        <w:spacing w:after="100" w:line="360" w:lineRule="auto"/>
        <w:jc w:val="both"/>
        <w:rPr>
          <w:color w:val="000000" w:themeColor="text1"/>
          <w:rPrChange w:id="145" w:author="M H S" w:date="2026-08-19T02:29:00Z" w16du:dateUtc="2026-08-18T20:29:00Z">
            <w:rPr/>
          </w:rPrChange>
        </w:rPr>
      </w:pPr>
      <w:r w:rsidRPr="00D35844">
        <w:rPr>
          <w:color w:val="000000" w:themeColor="text1"/>
          <w:rPrChange w:id="146" w:author="M H S" w:date="2026-08-19T02:29:00Z" w16du:dateUtc="2026-08-18T20:29:00Z">
            <w:rPr/>
          </w:rPrChange>
        </w:rPr>
        <w:t xml:space="preserve">Absorbance was measured by PerkinElmer Lambda 365 UV/Vis spectrophotometer at the Dyes and Chemical Engineering Lab, BUTEX. To calculate the dye removal%, Avitera Light Red SE dye was chosen and sourced from the lab. 1g/L concentration of stock solution was prepared to build a calibration curve. From this solution, 6 sample data was prepared which were 0.01g/L, 0.02g/L, 0.04g/L, 0.06g/L, 0.08g/L, 0.1g/L, and all the solution were analyzed to measure the absorbance of the solution through UV-VIS spectrophotometer at the range of 400-700nm. An absorbance vs concentration calibration curve was prepared from the absorbance value (X axis referred to conc.(gm/L) and Y axis referred to absorbance). Unknown concentration of dye solution was </w:t>
      </w:r>
      <w:r w:rsidRPr="00D35844">
        <w:rPr>
          <w:color w:val="000000" w:themeColor="text1"/>
          <w:rPrChange w:id="147" w:author="M H S" w:date="2026-08-19T02:29:00Z" w16du:dateUtc="2026-08-18T20:29:00Z">
            <w:rPr/>
          </w:rPrChange>
        </w:rPr>
        <w:lastRenderedPageBreak/>
        <w:t>determined with help of this curve. Additionally, the dye removal% was calculated by the following equation [40]:</w:t>
      </w:r>
    </w:p>
    <w:p w14:paraId="76043569" w14:textId="77777777" w:rsidR="00CD32CE" w:rsidRPr="00D35844" w:rsidRDefault="00CD32CE">
      <w:pPr>
        <w:spacing w:after="100" w:line="360" w:lineRule="auto"/>
        <w:jc w:val="both"/>
        <w:rPr>
          <w:color w:val="000000" w:themeColor="text1"/>
          <w:rPrChange w:id="148" w:author="M H S" w:date="2026-08-19T02:29:00Z" w16du:dateUtc="2026-08-18T20:29:00Z">
            <w:rPr/>
          </w:rPrChange>
        </w:rPr>
      </w:pPr>
    </w:p>
    <w:p w14:paraId="1A81E2FA" w14:textId="77777777" w:rsidR="00CD32CE" w:rsidRPr="00D35844" w:rsidRDefault="00000000">
      <w:pPr>
        <w:spacing w:after="100" w:line="360" w:lineRule="auto"/>
        <w:jc w:val="both"/>
        <w:rPr>
          <w:color w:val="000000" w:themeColor="text1"/>
          <w:rPrChange w:id="149" w:author="M H S" w:date="2026-08-19T02:29:00Z" w16du:dateUtc="2026-08-18T20:29:00Z">
            <w:rPr/>
          </w:rPrChange>
        </w:rPr>
      </w:pPr>
      <w:r w:rsidRPr="00D35844">
        <w:rPr>
          <w:color w:val="000000" w:themeColor="text1"/>
          <w:rPrChange w:id="150" w:author="M H S" w:date="2026-08-19T02:29:00Z" w16du:dateUtc="2026-08-18T20:29:00Z">
            <w:rPr/>
          </w:rPrChange>
        </w:rPr>
        <w:t xml:space="preserve">Where, </w:t>
      </w:r>
    </w:p>
    <w:p w14:paraId="03ED3E9B" w14:textId="77777777" w:rsidR="00CD32CE" w:rsidRPr="00D35844" w:rsidRDefault="00000000">
      <w:pPr>
        <w:spacing w:after="100" w:line="360" w:lineRule="auto"/>
        <w:jc w:val="both"/>
        <w:rPr>
          <w:color w:val="000000" w:themeColor="text1"/>
          <w:rPrChange w:id="151" w:author="M H S" w:date="2026-08-19T02:29:00Z" w16du:dateUtc="2026-08-18T20:29:00Z">
            <w:rPr/>
          </w:rPrChange>
        </w:rPr>
      </w:pPr>
      <w:r w:rsidRPr="00D35844">
        <w:rPr>
          <w:color w:val="000000" w:themeColor="text1"/>
          <w:rPrChange w:id="152" w:author="M H S" w:date="2026-08-19T02:29:00Z" w16du:dateUtc="2026-08-18T20:29:00Z">
            <w:rPr/>
          </w:rPrChange>
        </w:rPr>
        <w:t>Co = Concentration of dye before treatment, and C = Concentration of dye after treatment</w:t>
      </w:r>
    </w:p>
    <w:p w14:paraId="3F87731C" w14:textId="77777777" w:rsidR="00CD32CE" w:rsidRPr="00D35844" w:rsidRDefault="00000000">
      <w:pPr>
        <w:spacing w:after="100" w:line="360" w:lineRule="auto"/>
        <w:jc w:val="both"/>
        <w:rPr>
          <w:color w:val="000000" w:themeColor="text1"/>
          <w:rPrChange w:id="153" w:author="M H S" w:date="2026-08-19T02:29:00Z" w16du:dateUtc="2026-08-18T20:29:00Z">
            <w:rPr/>
          </w:rPrChange>
        </w:rPr>
      </w:pPr>
      <w:r w:rsidRPr="00D35844">
        <w:rPr>
          <w:color w:val="000000" w:themeColor="text1"/>
          <w:rPrChange w:id="154" w:author="M H S" w:date="2026-08-19T02:29:00Z" w16du:dateUtc="2026-08-18T20:29:00Z">
            <w:rPr/>
          </w:rPrChange>
        </w:rPr>
        <w:t>Two different weights of samples (1.2gm and 0.5gm) were used to evaluate the effect of time(0-170min) and concentration(20-60ppm) respectively. The amounts of dye removed at (t) and equilibrium (170 min), expressed as q</w:t>
      </w:r>
      <w:r w:rsidRPr="00D35844">
        <w:rPr>
          <w:color w:val="000000" w:themeColor="text1"/>
          <w:vertAlign w:val="subscript"/>
          <w:rPrChange w:id="155" w:author="M H S" w:date="2026-08-19T02:29:00Z" w16du:dateUtc="2026-08-18T20:29:00Z">
            <w:rPr>
              <w:vertAlign w:val="subscript"/>
            </w:rPr>
          </w:rPrChange>
        </w:rPr>
        <w:t>t</w:t>
      </w:r>
      <w:r w:rsidRPr="00D35844">
        <w:rPr>
          <w:color w:val="000000" w:themeColor="text1"/>
          <w:rPrChange w:id="156" w:author="M H S" w:date="2026-08-19T02:29:00Z" w16du:dateUtc="2026-08-18T20:29:00Z">
            <w:rPr/>
          </w:rPrChange>
        </w:rPr>
        <w:t>(mg/gm) and q</w:t>
      </w:r>
      <w:r w:rsidRPr="00D35844">
        <w:rPr>
          <w:color w:val="000000" w:themeColor="text1"/>
          <w:vertAlign w:val="subscript"/>
          <w:rPrChange w:id="157" w:author="M H S" w:date="2026-08-19T02:29:00Z" w16du:dateUtc="2026-08-18T20:29:00Z">
            <w:rPr>
              <w:vertAlign w:val="subscript"/>
            </w:rPr>
          </w:rPrChange>
        </w:rPr>
        <w:t>e</w:t>
      </w:r>
      <w:r w:rsidRPr="00D35844">
        <w:rPr>
          <w:color w:val="000000" w:themeColor="text1"/>
          <w:rPrChange w:id="158" w:author="M H S" w:date="2026-08-19T02:29:00Z" w16du:dateUtc="2026-08-18T20:29:00Z">
            <w:rPr/>
          </w:rPrChange>
        </w:rPr>
        <w:t xml:space="preserve"> (mg/gm), were determined. The amount of dye adsorbed at any given time (t) and at equilibrium was calculated using the following expressions [35,40]:</w:t>
      </w:r>
    </w:p>
    <w:p w14:paraId="4A57D8DB" w14:textId="77777777" w:rsidR="00CD32CE" w:rsidRPr="00D35844" w:rsidRDefault="00CD32CE">
      <w:pPr>
        <w:spacing w:line="360" w:lineRule="auto"/>
        <w:jc w:val="both"/>
        <w:rPr>
          <w:rFonts w:eastAsia="Cambria Math"/>
          <w:color w:val="000000" w:themeColor="text1"/>
          <w:sz w:val="24"/>
          <w:szCs w:val="24"/>
          <w:rPrChange w:id="159" w:author="M H S" w:date="2026-08-19T02:29:00Z" w16du:dateUtc="2026-08-18T20:29:00Z">
            <w:rPr>
              <w:rFonts w:eastAsia="Cambria Math"/>
              <w:color w:val="000000"/>
              <w:sz w:val="24"/>
              <w:szCs w:val="24"/>
            </w:rPr>
          </w:rPrChange>
        </w:rPr>
      </w:pPr>
    </w:p>
    <w:p w14:paraId="272721AD" w14:textId="77777777" w:rsidR="00CD32CE" w:rsidRPr="00D35844" w:rsidRDefault="00CD32CE">
      <w:pPr>
        <w:spacing w:line="360" w:lineRule="auto"/>
        <w:jc w:val="both"/>
        <w:rPr>
          <w:rFonts w:eastAsia="Cambria Math"/>
          <w:color w:val="000000" w:themeColor="text1"/>
          <w:sz w:val="24"/>
          <w:szCs w:val="24"/>
          <w:rPrChange w:id="160" w:author="M H S" w:date="2026-08-19T02:29:00Z" w16du:dateUtc="2026-08-18T20:29:00Z">
            <w:rPr>
              <w:rFonts w:eastAsia="Cambria Math"/>
              <w:color w:val="000000"/>
              <w:sz w:val="24"/>
              <w:szCs w:val="24"/>
            </w:rPr>
          </w:rPrChange>
        </w:rPr>
      </w:pPr>
    </w:p>
    <w:p w14:paraId="2343B4B4" w14:textId="77777777" w:rsidR="00CD32CE" w:rsidRPr="00D35844" w:rsidRDefault="00000000">
      <w:pPr>
        <w:spacing w:line="360" w:lineRule="auto"/>
        <w:jc w:val="both"/>
        <w:rPr>
          <w:rFonts w:eastAsia="Cambria Math"/>
          <w:color w:val="000000" w:themeColor="text1"/>
          <w:sz w:val="24"/>
          <w:szCs w:val="24"/>
          <w:rPrChange w:id="161" w:author="M H S" w:date="2026-08-19T02:29:00Z" w16du:dateUtc="2026-08-18T20:29:00Z">
            <w:rPr>
              <w:rFonts w:eastAsia="Cambria Math"/>
              <w:color w:val="000000"/>
              <w:sz w:val="24"/>
              <w:szCs w:val="24"/>
            </w:rPr>
          </w:rPrChange>
        </w:rPr>
      </w:pPr>
      <w:r w:rsidRPr="00D35844">
        <w:rPr>
          <w:color w:val="000000" w:themeColor="text1"/>
          <w:rPrChange w:id="162" w:author="M H S" w:date="2026-08-19T02:29:00Z" w16du:dateUtc="2026-08-18T20:29:00Z">
            <w:rPr/>
          </w:rPrChange>
        </w:rPr>
        <w:t xml:space="preserve">Where, </w:t>
      </w:r>
      <w:r w:rsidRPr="00D35844">
        <w:rPr>
          <w:rFonts w:eastAsia="Cambria Math"/>
          <w:color w:val="000000" w:themeColor="text1"/>
          <w:sz w:val="24"/>
          <w:szCs w:val="24"/>
          <w:rPrChange w:id="163" w:author="M H S" w:date="2026-08-19T02:29:00Z" w16du:dateUtc="2026-08-18T20:29:00Z">
            <w:rPr>
              <w:rFonts w:eastAsia="Cambria Math"/>
              <w:color w:val="000000"/>
              <w:sz w:val="24"/>
              <w:szCs w:val="24"/>
            </w:rPr>
          </w:rPrChange>
        </w:rPr>
        <w:t>q</w:t>
      </w:r>
      <w:r w:rsidRPr="00D35844">
        <w:rPr>
          <w:rFonts w:eastAsia="Cambria Math"/>
          <w:color w:val="000000" w:themeColor="text1"/>
          <w:sz w:val="24"/>
          <w:szCs w:val="24"/>
          <w:vertAlign w:val="subscript"/>
          <w:rPrChange w:id="164"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65" w:author="M H S" w:date="2026-08-19T02:29:00Z" w16du:dateUtc="2026-08-18T20:29:00Z">
            <w:rPr>
              <w:rFonts w:eastAsia="Cambria Math"/>
              <w:color w:val="000000"/>
              <w:sz w:val="24"/>
              <w:szCs w:val="24"/>
            </w:rPr>
          </w:rPrChange>
        </w:rPr>
        <w:t>=Absorption capacity (mg/gm), q</w:t>
      </w:r>
      <w:r w:rsidRPr="00D35844">
        <w:rPr>
          <w:rFonts w:eastAsia="Cambria Math"/>
          <w:color w:val="000000" w:themeColor="text1"/>
          <w:sz w:val="24"/>
          <w:szCs w:val="24"/>
          <w:vertAlign w:val="subscript"/>
          <w:rPrChange w:id="166"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67" w:author="M H S" w:date="2026-08-19T02:29:00Z" w16du:dateUtc="2026-08-18T20:29:00Z">
            <w:rPr>
              <w:rFonts w:eastAsia="Cambria Math"/>
              <w:color w:val="000000"/>
              <w:sz w:val="24"/>
              <w:szCs w:val="24"/>
            </w:rPr>
          </w:rPrChange>
        </w:rPr>
        <w:t>=Adsorptive capacitive in mg/gm (at equilibrium time=170min), C</w:t>
      </w:r>
      <w:r w:rsidRPr="00D35844">
        <w:rPr>
          <w:rFonts w:eastAsia="Cambria Math"/>
          <w:color w:val="000000" w:themeColor="text1"/>
          <w:sz w:val="24"/>
          <w:szCs w:val="24"/>
          <w:vertAlign w:val="subscript"/>
          <w:rPrChange w:id="168" w:author="M H S" w:date="2026-08-19T02:29:00Z" w16du:dateUtc="2026-08-18T20:29:00Z">
            <w:rPr>
              <w:rFonts w:eastAsia="Cambria Math"/>
              <w:color w:val="000000"/>
              <w:sz w:val="24"/>
              <w:szCs w:val="24"/>
              <w:vertAlign w:val="subscript"/>
            </w:rPr>
          </w:rPrChange>
        </w:rPr>
        <w:t>o</w:t>
      </w:r>
      <w:r w:rsidRPr="00D35844">
        <w:rPr>
          <w:rFonts w:eastAsia="Cambria Math"/>
          <w:color w:val="000000" w:themeColor="text1"/>
          <w:sz w:val="24"/>
          <w:szCs w:val="24"/>
          <w:rPrChange w:id="169" w:author="M H S" w:date="2026-08-19T02:29:00Z" w16du:dateUtc="2026-08-18T20:29:00Z">
            <w:rPr>
              <w:rFonts w:eastAsia="Cambria Math"/>
              <w:color w:val="000000"/>
              <w:sz w:val="24"/>
              <w:szCs w:val="24"/>
            </w:rPr>
          </w:rPrChange>
        </w:rPr>
        <w:t>= The initial concentration of dye (mg/L),C</w:t>
      </w:r>
      <w:r w:rsidRPr="00D35844">
        <w:rPr>
          <w:rFonts w:eastAsia="Cambria Math"/>
          <w:color w:val="000000" w:themeColor="text1"/>
          <w:sz w:val="24"/>
          <w:szCs w:val="24"/>
          <w:vertAlign w:val="subscript"/>
          <w:rPrChange w:id="170" w:author="M H S" w:date="2026-08-19T02:29:00Z" w16du:dateUtc="2026-08-18T20:29:00Z">
            <w:rPr>
              <w:rFonts w:eastAsia="Cambria Math"/>
              <w:color w:val="000000"/>
              <w:sz w:val="24"/>
              <w:szCs w:val="24"/>
              <w:vertAlign w:val="subscript"/>
            </w:rPr>
          </w:rPrChange>
        </w:rPr>
        <w:t>t</w:t>
      </w:r>
      <w:r w:rsidRPr="00D35844">
        <w:rPr>
          <w:rFonts w:eastAsia="Cambria Math"/>
          <w:color w:val="000000" w:themeColor="text1"/>
          <w:sz w:val="24"/>
          <w:szCs w:val="24"/>
          <w:rPrChange w:id="171" w:author="M H S" w:date="2026-08-19T02:29:00Z" w16du:dateUtc="2026-08-18T20:29:00Z">
            <w:rPr>
              <w:rFonts w:eastAsia="Cambria Math"/>
              <w:color w:val="000000"/>
              <w:sz w:val="24"/>
              <w:szCs w:val="24"/>
            </w:rPr>
          </w:rPrChange>
        </w:rPr>
        <w:t xml:space="preserve"> = Concentration of dye after treatment(at time) (mg/L), C</w:t>
      </w:r>
      <w:r w:rsidRPr="00D35844">
        <w:rPr>
          <w:rFonts w:eastAsia="Cambria Math"/>
          <w:color w:val="000000" w:themeColor="text1"/>
          <w:sz w:val="24"/>
          <w:szCs w:val="24"/>
          <w:vertAlign w:val="subscript"/>
          <w:rPrChange w:id="172" w:author="M H S" w:date="2026-08-19T02:29:00Z" w16du:dateUtc="2026-08-18T20:29:00Z">
            <w:rPr>
              <w:rFonts w:eastAsia="Cambria Math"/>
              <w:color w:val="000000"/>
              <w:sz w:val="24"/>
              <w:szCs w:val="24"/>
              <w:vertAlign w:val="subscript"/>
            </w:rPr>
          </w:rPrChange>
        </w:rPr>
        <w:t>e</w:t>
      </w:r>
      <w:r w:rsidRPr="00D35844">
        <w:rPr>
          <w:rFonts w:eastAsia="Cambria Math"/>
          <w:color w:val="000000" w:themeColor="text1"/>
          <w:sz w:val="24"/>
          <w:szCs w:val="24"/>
          <w:rPrChange w:id="173" w:author="M H S" w:date="2026-08-19T02:29:00Z" w16du:dateUtc="2026-08-18T20:29:00Z">
            <w:rPr>
              <w:rFonts w:eastAsia="Cambria Math"/>
              <w:color w:val="000000"/>
              <w:sz w:val="24"/>
              <w:szCs w:val="24"/>
            </w:rPr>
          </w:rPrChange>
        </w:rPr>
        <w:t>= Concentration of dye after treatment (at equilibrium time) (mg/L), V = (L) Volume of the solution, M= Mass of the biofilm used as an adsorbent in gm</w:t>
      </w:r>
    </w:p>
    <w:p w14:paraId="77782279" w14:textId="77777777" w:rsidR="00CD32CE" w:rsidRPr="00D35844" w:rsidRDefault="00000000">
      <w:pPr>
        <w:spacing w:before="240" w:line="360" w:lineRule="auto"/>
        <w:rPr>
          <w:color w:val="000000" w:themeColor="text1"/>
          <w:rPrChange w:id="174" w:author="M H S" w:date="2026-08-19T02:29:00Z" w16du:dateUtc="2026-08-18T20:29:00Z">
            <w:rPr/>
          </w:rPrChange>
        </w:rPr>
      </w:pPr>
      <w:r w:rsidRPr="00D35844">
        <w:rPr>
          <w:b/>
          <w:bCs/>
          <w:color w:val="000000" w:themeColor="text1"/>
          <w:sz w:val="24"/>
          <w:szCs w:val="24"/>
          <w:rPrChange w:id="175" w:author="M H S" w:date="2026-08-19T02:29:00Z" w16du:dateUtc="2026-08-18T20:29:00Z">
            <w:rPr>
              <w:b/>
              <w:bCs/>
              <w:sz w:val="24"/>
              <w:szCs w:val="24"/>
            </w:rPr>
          </w:rPrChange>
        </w:rPr>
        <w:t>Adsorption Isotherm</w:t>
      </w:r>
    </w:p>
    <w:p w14:paraId="56CF67ED" w14:textId="77777777" w:rsidR="00CD32CE" w:rsidRPr="00D35844" w:rsidRDefault="00000000">
      <w:pPr>
        <w:spacing w:after="100" w:line="360" w:lineRule="auto"/>
        <w:jc w:val="both"/>
        <w:rPr>
          <w:color w:val="000000" w:themeColor="text1"/>
          <w:rPrChange w:id="176" w:author="M H S" w:date="2026-08-19T02:29:00Z" w16du:dateUtc="2026-08-18T20:29:00Z">
            <w:rPr/>
          </w:rPrChange>
        </w:rPr>
      </w:pPr>
      <w:r w:rsidRPr="00D35844">
        <w:rPr>
          <w:color w:val="000000" w:themeColor="text1"/>
          <w:rPrChange w:id="177" w:author="M H S" w:date="2026-08-19T02:29:00Z" w16du:dateUtc="2026-08-18T20:29:00Z">
            <w:rPr/>
          </w:rPrChange>
        </w:rPr>
        <w:t>Equilibrium data were analyzed using the Langmuir and Freundlich isotherm models to study the adsorption behavior. The linearized equations for the Langmuir isotherms are given in Eq. (7) [41-44].</w:t>
      </w:r>
    </w:p>
    <w:p w14:paraId="6DD2E58F" w14:textId="77777777" w:rsidR="00CD32CE" w:rsidRPr="00D35844" w:rsidRDefault="00CD32CE">
      <w:pPr>
        <w:spacing w:line="360" w:lineRule="auto"/>
        <w:jc w:val="both"/>
        <w:rPr>
          <w:rFonts w:eastAsia="Cambria Math"/>
          <w:color w:val="000000" w:themeColor="text1"/>
          <w:rPrChange w:id="178" w:author="M H S" w:date="2026-08-19T02:29:00Z" w16du:dateUtc="2026-08-18T20:29:00Z">
            <w:rPr>
              <w:rFonts w:eastAsia="Cambria Math"/>
              <w:color w:val="000000"/>
            </w:rPr>
          </w:rPrChange>
        </w:rPr>
      </w:pPr>
    </w:p>
    <w:p w14:paraId="4EBD7F75" w14:textId="77777777" w:rsidR="00CD32CE" w:rsidRPr="00D35844" w:rsidRDefault="00000000">
      <w:pPr>
        <w:spacing w:line="360" w:lineRule="auto"/>
        <w:jc w:val="both"/>
        <w:rPr>
          <w:rFonts w:eastAsia="Cambria Math"/>
          <w:color w:val="000000" w:themeColor="text1"/>
          <w:rPrChange w:id="179" w:author="M H S" w:date="2026-08-19T02:29:00Z" w16du:dateUtc="2026-08-18T20:29:00Z">
            <w:rPr>
              <w:rFonts w:eastAsia="Cambria Math"/>
              <w:color w:val="000000"/>
            </w:rPr>
          </w:rPrChange>
        </w:rPr>
      </w:pPr>
      <w:r w:rsidRPr="00D35844">
        <w:rPr>
          <w:rFonts w:eastAsia="Cambria Math"/>
          <w:color w:val="000000" w:themeColor="text1"/>
          <w:rPrChange w:id="180"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81" w:author="M H S" w:date="2026-08-19T02:29:00Z" w16du:dateUtc="2026-08-18T20:29:00Z">
            <w:rPr>
              <w:rFonts w:eastAsia="Cambria Math"/>
              <w:color w:val="000000"/>
              <w:vertAlign w:val="subscript"/>
            </w:rPr>
          </w:rPrChange>
        </w:rPr>
        <w:t>L</w:t>
      </w:r>
      <w:r w:rsidRPr="00D35844">
        <w:rPr>
          <w:rFonts w:eastAsia="Cambria Math"/>
          <w:color w:val="000000" w:themeColor="text1"/>
          <w:rPrChange w:id="182" w:author="M H S" w:date="2026-08-19T02:29:00Z" w16du:dateUtc="2026-08-18T20:29:00Z">
            <w:rPr>
              <w:rFonts w:eastAsia="Cambria Math"/>
              <w:color w:val="000000"/>
            </w:rPr>
          </w:rPrChange>
        </w:rPr>
        <w:t xml:space="preserve"> is the adsorption coefficient, and q</w:t>
      </w:r>
      <w:r w:rsidRPr="00D35844">
        <w:rPr>
          <w:rFonts w:eastAsia="Cambria Math"/>
          <w:color w:val="000000" w:themeColor="text1"/>
          <w:vertAlign w:val="subscript"/>
          <w:rPrChange w:id="183" w:author="M H S" w:date="2026-08-19T02:29:00Z" w16du:dateUtc="2026-08-18T20:29:00Z">
            <w:rPr>
              <w:rFonts w:eastAsia="Cambria Math"/>
              <w:color w:val="000000"/>
              <w:vertAlign w:val="subscript"/>
            </w:rPr>
          </w:rPrChange>
        </w:rPr>
        <w:t>max</w:t>
      </w:r>
      <w:r w:rsidRPr="00D35844">
        <w:rPr>
          <w:rFonts w:eastAsia="Cambria Math"/>
          <w:color w:val="000000" w:themeColor="text1"/>
          <w:rPrChange w:id="184" w:author="M H S" w:date="2026-08-19T02:29:00Z" w16du:dateUtc="2026-08-18T20:29:00Z">
            <w:rPr>
              <w:rFonts w:eastAsia="Cambria Math"/>
              <w:color w:val="000000"/>
            </w:rPr>
          </w:rPrChange>
        </w:rPr>
        <w:t xml:space="preserve"> is the saturated adsorptive capacity (mg/gm). </w:t>
      </w:r>
    </w:p>
    <w:p w14:paraId="56CF838B" w14:textId="77777777" w:rsidR="00CD32CE" w:rsidRPr="00D35844" w:rsidRDefault="00000000">
      <w:pPr>
        <w:spacing w:after="100" w:line="360" w:lineRule="auto"/>
        <w:jc w:val="both"/>
        <w:rPr>
          <w:color w:val="000000" w:themeColor="text1"/>
          <w:rPrChange w:id="185" w:author="M H S" w:date="2026-08-19T02:29:00Z" w16du:dateUtc="2026-08-18T20:29:00Z">
            <w:rPr/>
          </w:rPrChange>
        </w:rPr>
      </w:pPr>
      <w:r w:rsidRPr="00D35844">
        <w:rPr>
          <w:color w:val="000000" w:themeColor="text1"/>
          <w:rPrChange w:id="186" w:author="M H S" w:date="2026-08-19T02:29:00Z" w16du:dateUtc="2026-08-18T20:29:00Z">
            <w:rPr/>
          </w:rPrChange>
        </w:rPr>
        <w:t>The linearized equations for the Freundlich isotherms can be expressed as follows and are represented by Eq. (8) [45,46].</w:t>
      </w:r>
    </w:p>
    <w:p w14:paraId="71F655BE" w14:textId="77777777" w:rsidR="00CD32CE" w:rsidRPr="00D35844" w:rsidRDefault="00CD32CE">
      <w:pPr>
        <w:spacing w:line="360" w:lineRule="auto"/>
        <w:jc w:val="both"/>
        <w:rPr>
          <w:rFonts w:eastAsia="Cambria Math"/>
          <w:color w:val="000000" w:themeColor="text1"/>
          <w:rPrChange w:id="187" w:author="M H S" w:date="2026-08-19T02:29:00Z" w16du:dateUtc="2026-08-18T20:29:00Z">
            <w:rPr>
              <w:rFonts w:eastAsia="Cambria Math"/>
              <w:color w:val="000000"/>
            </w:rPr>
          </w:rPrChange>
        </w:rPr>
      </w:pPr>
    </w:p>
    <w:p w14:paraId="12444998" w14:textId="77777777" w:rsidR="00CD32CE" w:rsidRPr="00D35844" w:rsidRDefault="00000000">
      <w:pPr>
        <w:spacing w:line="360" w:lineRule="auto"/>
        <w:jc w:val="both"/>
        <w:rPr>
          <w:rFonts w:eastAsia="Cambria Math"/>
          <w:color w:val="000000" w:themeColor="text1"/>
          <w:rPrChange w:id="188" w:author="M H S" w:date="2026-08-19T02:29:00Z" w16du:dateUtc="2026-08-18T20:29:00Z">
            <w:rPr>
              <w:rFonts w:eastAsia="Cambria Math"/>
              <w:color w:val="000000"/>
            </w:rPr>
          </w:rPrChange>
        </w:rPr>
      </w:pPr>
      <w:r w:rsidRPr="00D35844">
        <w:rPr>
          <w:rFonts w:eastAsia="Cambria Math"/>
          <w:color w:val="000000" w:themeColor="text1"/>
          <w:rPrChange w:id="189" w:author="M H S" w:date="2026-08-19T02:29:00Z" w16du:dateUtc="2026-08-18T20:29:00Z">
            <w:rPr>
              <w:rFonts w:eastAsia="Cambria Math"/>
              <w:color w:val="000000"/>
            </w:rPr>
          </w:rPrChange>
        </w:rPr>
        <w:t>Where K</w:t>
      </w:r>
      <w:r w:rsidRPr="00D35844">
        <w:rPr>
          <w:rFonts w:eastAsia="Cambria Math"/>
          <w:color w:val="000000" w:themeColor="text1"/>
          <w:vertAlign w:val="subscript"/>
          <w:rPrChange w:id="190" w:author="M H S" w:date="2026-08-19T02:29:00Z" w16du:dateUtc="2026-08-18T20:29:00Z">
            <w:rPr>
              <w:rFonts w:eastAsia="Cambria Math"/>
              <w:color w:val="000000"/>
              <w:vertAlign w:val="subscript"/>
            </w:rPr>
          </w:rPrChange>
        </w:rPr>
        <w:t xml:space="preserve">f </w:t>
      </w:r>
      <w:r w:rsidRPr="00D35844">
        <w:rPr>
          <w:rFonts w:eastAsia="Cambria Math"/>
          <w:color w:val="000000" w:themeColor="text1"/>
          <w:rPrChange w:id="191" w:author="M H S" w:date="2026-08-19T02:29:00Z" w16du:dateUtc="2026-08-18T20:29:00Z">
            <w:rPr>
              <w:rFonts w:eastAsia="Cambria Math"/>
              <w:color w:val="000000"/>
            </w:rPr>
          </w:rPrChange>
        </w:rPr>
        <w:t>is the Freundlich constant (representing the adsorption capacity) and n represents the intensity of adsorption</w:t>
      </w:r>
    </w:p>
    <w:p w14:paraId="60C81187" w14:textId="77777777" w:rsidR="00CD32CE" w:rsidRPr="00D35844" w:rsidRDefault="00000000">
      <w:pPr>
        <w:spacing w:before="240" w:line="360" w:lineRule="auto"/>
        <w:rPr>
          <w:color w:val="000000" w:themeColor="text1"/>
          <w:rPrChange w:id="192" w:author="M H S" w:date="2026-08-19T02:29:00Z" w16du:dateUtc="2026-08-18T20:29:00Z">
            <w:rPr/>
          </w:rPrChange>
        </w:rPr>
      </w:pPr>
      <w:r w:rsidRPr="00D35844">
        <w:rPr>
          <w:b/>
          <w:bCs/>
          <w:color w:val="000000" w:themeColor="text1"/>
          <w:sz w:val="24"/>
          <w:szCs w:val="24"/>
          <w:rPrChange w:id="193" w:author="M H S" w:date="2026-08-19T02:29:00Z" w16du:dateUtc="2026-08-18T20:29:00Z">
            <w:rPr>
              <w:b/>
              <w:bCs/>
              <w:sz w:val="24"/>
              <w:szCs w:val="24"/>
            </w:rPr>
          </w:rPrChange>
        </w:rPr>
        <w:t>Adsorption Kinetics</w:t>
      </w:r>
    </w:p>
    <w:p w14:paraId="7655428E" w14:textId="77777777" w:rsidR="00CD32CE" w:rsidRPr="00D35844" w:rsidRDefault="00000000">
      <w:pPr>
        <w:spacing w:after="100" w:line="360" w:lineRule="auto"/>
        <w:jc w:val="both"/>
        <w:rPr>
          <w:color w:val="000000" w:themeColor="text1"/>
          <w:rPrChange w:id="194" w:author="M H S" w:date="2026-08-19T02:29:00Z" w16du:dateUtc="2026-08-18T20:29:00Z">
            <w:rPr/>
          </w:rPrChange>
        </w:rPr>
      </w:pPr>
      <w:r w:rsidRPr="00D35844">
        <w:rPr>
          <w:color w:val="000000" w:themeColor="text1"/>
          <w:rPrChange w:id="195" w:author="M H S" w:date="2026-08-19T02:29:00Z" w16du:dateUtc="2026-08-18T20:29:00Z">
            <w:rPr/>
          </w:rPrChange>
        </w:rPr>
        <w:t>The adsorption mechanisms were determined by applying the pseudo-first-order and pseudo-second-order kinetic models, as shown in Equations and, respectively, to describe the attachment and interaction between Avitera Light Red SE and the biofilm. [47,48]</w:t>
      </w:r>
    </w:p>
    <w:p w14:paraId="3FE72B9C" w14:textId="77777777" w:rsidR="00CD32CE" w:rsidRPr="00D35844" w:rsidRDefault="00CD32CE">
      <w:pPr>
        <w:spacing w:after="160" w:line="360" w:lineRule="auto"/>
        <w:jc w:val="both"/>
        <w:rPr>
          <w:rFonts w:eastAsia="Cambria Math"/>
          <w:color w:val="000000" w:themeColor="text1"/>
          <w:lang w:eastAsia="en-US" w:bidi="ar-SA"/>
          <w:rPrChange w:id="196" w:author="M H S" w:date="2026-08-19T02:29:00Z" w16du:dateUtc="2026-08-18T20:29:00Z">
            <w:rPr>
              <w:rFonts w:eastAsia="Cambria Math"/>
              <w:color w:val="000000"/>
              <w:lang w:eastAsia="en-US" w:bidi="ar-SA"/>
            </w:rPr>
          </w:rPrChange>
        </w:rPr>
      </w:pPr>
    </w:p>
    <w:p w14:paraId="2280DA6A" w14:textId="77777777" w:rsidR="00CD32CE" w:rsidRPr="00D35844" w:rsidRDefault="00CD32CE">
      <w:pPr>
        <w:spacing w:after="160" w:line="360" w:lineRule="auto"/>
        <w:jc w:val="both"/>
        <w:rPr>
          <w:rFonts w:eastAsia="Cambria Math"/>
          <w:color w:val="000000" w:themeColor="text1"/>
          <w:lang w:eastAsia="en-US" w:bidi="ar-SA"/>
          <w:rPrChange w:id="197" w:author="M H S" w:date="2026-08-19T02:29:00Z" w16du:dateUtc="2026-08-18T20:29:00Z">
            <w:rPr>
              <w:rFonts w:eastAsia="Cambria Math"/>
              <w:color w:val="000000"/>
              <w:lang w:eastAsia="en-US" w:bidi="ar-SA"/>
            </w:rPr>
          </w:rPrChange>
        </w:rPr>
      </w:pPr>
    </w:p>
    <w:p w14:paraId="4447C6B6" w14:textId="77777777" w:rsidR="00CD32CE" w:rsidRPr="00D35844" w:rsidRDefault="00000000">
      <w:pPr>
        <w:spacing w:after="160" w:line="360" w:lineRule="auto"/>
        <w:jc w:val="both"/>
        <w:rPr>
          <w:rFonts w:eastAsia="Cambria Math"/>
          <w:color w:val="000000" w:themeColor="text1"/>
          <w:lang w:eastAsia="en-US" w:bidi="ar-SA"/>
          <w:rPrChange w:id="198" w:author="M H S" w:date="2026-08-19T02:29:00Z" w16du:dateUtc="2026-08-18T20:29:00Z">
            <w:rPr>
              <w:rFonts w:eastAsia="Cambria Math"/>
              <w:color w:val="000000"/>
              <w:lang w:eastAsia="en-US" w:bidi="ar-SA"/>
            </w:rPr>
          </w:rPrChange>
        </w:rPr>
      </w:pPr>
      <w:r w:rsidRPr="00D35844">
        <w:rPr>
          <w:rFonts w:eastAsia="Cambria Math"/>
          <w:color w:val="000000" w:themeColor="text1"/>
          <w:lang w:eastAsia="en-US" w:bidi="ar-SA"/>
          <w:rPrChange w:id="199" w:author="M H S" w:date="2026-08-19T02:29:00Z" w16du:dateUtc="2026-08-18T20:29:00Z">
            <w:rPr>
              <w:rFonts w:eastAsia="Cambria Math"/>
              <w:color w:val="000000"/>
              <w:lang w:eastAsia="en-US" w:bidi="ar-SA"/>
            </w:rPr>
          </w:rPrChange>
        </w:rPr>
        <w:t>where, q</w:t>
      </w:r>
      <w:r w:rsidRPr="00D35844">
        <w:rPr>
          <w:rFonts w:eastAsia="Cambria Math"/>
          <w:color w:val="000000" w:themeColor="text1"/>
          <w:vertAlign w:val="subscript"/>
          <w:lang w:eastAsia="en-US" w:bidi="ar-SA"/>
          <w:rPrChange w:id="200" w:author="M H S" w:date="2026-08-19T02:29:00Z" w16du:dateUtc="2026-08-18T20:29:00Z">
            <w:rPr>
              <w:rFonts w:eastAsia="Cambria Math"/>
              <w:color w:val="000000"/>
              <w:vertAlign w:val="subscript"/>
              <w:lang w:eastAsia="en-US" w:bidi="ar-SA"/>
            </w:rPr>
          </w:rPrChange>
        </w:rPr>
        <w:t>t</w:t>
      </w:r>
      <w:r w:rsidRPr="00D35844">
        <w:rPr>
          <w:rFonts w:eastAsia="Cambria Math"/>
          <w:color w:val="000000" w:themeColor="text1"/>
          <w:lang w:eastAsia="en-US" w:bidi="ar-SA"/>
          <w:rPrChange w:id="201" w:author="M H S" w:date="2026-08-19T02:29:00Z" w16du:dateUtc="2026-08-18T20:29:00Z">
            <w:rPr>
              <w:rFonts w:eastAsia="Cambria Math"/>
              <w:color w:val="000000"/>
              <w:lang w:eastAsia="en-US" w:bidi="ar-SA"/>
            </w:rPr>
          </w:rPrChange>
        </w:rPr>
        <w:t>= adsorption capacity, k= 1st order kinetic constant and 2nd order kinetic constant</w:t>
      </w:r>
    </w:p>
    <w:p>
      <w:pPr>
        <w:spacing w:line="360" w:lineRule="auto"/>
      </w:pPr>
      <w:r>
        <w:rPr>
          <w:b/>
          <w:sz w:val="24"/>
        </w:rPr>
        <w:t>Physics-Informed Neural Network Modeling (PINN3D)</w:t>
      </w:r>
    </w:p>
    <w:p>
      <w:pPr>
        <w:spacing w:line="360" w:lineRule="auto"/>
        <w:jc w:val="both"/>
      </w:pPr>
      <w:r>
        <w:t>In addition to the classical kinetic and isotherm regressions described above, a physics-informed neural network (PINN) [95] was developed to model the kinetics and isotherm data of the biofilm jointly within a single framework. Unlike a conventional neural network, which only minimizes the discrepancy between its output and the measured data, a PINN additionally penalizes any violation of a known governing equation evaluated at collocation points, i.e., combinations of contact time, initial dye concentration and adsorbent dosage that do not correspond to an actual experimental measurement. Four loss terms were combined into a single weighted objective (Eqs. 1-5 below): a data-fitting loss on the experimental kinetics and isotherm points (Eq. 1), a pseudo-second-order (PSO) kinetics loss enforcing dqt/dt = k2(qe − qt)² at the collocation points via automatic differentiation of the network output (Eq. 2), an initial-condition loss enforcing qt(0) = 0 (Eq. 3), and an equilibrium loss anchoring the network's prediction at a long contact time (400 min) to the analytic Freundlich equilibrium value at each collocation point (Eq. 4).</w:t>
      </w:r>
    </w:p>
    <w:p>
      <w:pPr>
        <w:spacing w:line="360" w:lineRule="auto"/>
        <w:jc w:val="both"/>
      </w:pPr>
      <w:r>
        <w:t>The equilibrium value qe used in the equilibrium loss was obtained, for each collocation point, by solving the coupled Freundlich isotherm (qe = Kf·Ceⁿ) and mass-balance (Ce = C0 − qe/dosage) equations self-consistently through damped fixed-point iteration (Eq. 6), since no closed-form solution exists for non-integer n. The rate/equilibrium constants k2, Kf and n were treated as trainable parameters of the network (an inverse-PINN formulation) rather than fixed inputs, and were reparameterized through softplus (k2, Kf &gt; 0) and bounded-sigmoid (n constrained to the interval [0.05, 2.0], wide enough to admit both sub-linear and super-linear Freundlich behaviour) transforms, so that gradient descent could not move them outside physically valid ranges. Because the same k2, Kf and n were required to satisfy both the kinetics and the isotherm data simultaneously through one shared mass-balance relation, this joint formulation is a stronger constraint than fitting the two classical models independently, as is conventionally done.</w:t>
      </w:r>
    </w:p>
    <w:p>
      <w:pPr>
        <w:spacing w:line="360" w:lineRule="auto"/>
        <w:jc w:val="both"/>
      </w:pPr>
      <w:r>
        <w:t>All inputs (time, concentration, dosage) and the output (adsorption capacity) were standardized before training; because the physics loss terms are written in real physical units, the network's standardized output was explicitly converted back to real units before each physics-equation evaluation. The four loss terms were combined using fixed weights (180, 1, 35 and 8 for the data, PSO, initial-condition and equilibrium terms respectively; Eq. 5), set from the relative magnitude of each raw loss term at convergence, to prevent any single term from dominating the shared gradient during optimization with the Adam algorithm. The full architecture and information flow, including how the loss terms feed back into both the network weights and the learnable physical parameters through backpropagation, is summarized in Figure 18. The network (three input neurons, one hidden layer of 32 neurons, one output neuron) was trained for 8000 epochs, and training was repeated for four random weight initializations (seeds 42, 43, 44 and 45) to form a small ensemble; the ensemble mean was used as the point prediction and the ensemble standard deviation as an epistemic-uncertainty estimate at every queried input.</w:t>
      </w:r>
    </w:p>
    <w:p>
      <w:pPr>
        <w:spacing w:line="360" w:lineRule="auto"/>
      </w:pPr>
    </w:p>
    <w:p w14:paraId="109F026C" w14:textId="77777777" w:rsidR="00CD32CE" w:rsidRPr="00D35844" w:rsidRDefault="00000000">
      <w:pPr>
        <w:spacing w:before="240" w:line="360" w:lineRule="auto"/>
        <w:rPr>
          <w:color w:val="000000" w:themeColor="text1"/>
          <w:rPrChange w:id="202" w:author="M H S" w:date="2026-08-19T02:29:00Z" w16du:dateUtc="2026-08-18T20:29:00Z">
            <w:rPr/>
          </w:rPrChange>
        </w:rPr>
      </w:pPr>
      <w:r w:rsidRPr="00D35844">
        <w:rPr>
          <w:b/>
          <w:bCs/>
          <w:color w:val="000000" w:themeColor="text1"/>
          <w:sz w:val="24"/>
          <w:szCs w:val="24"/>
          <w:rPrChange w:id="203" w:author="M H S" w:date="2026-08-19T02:29:00Z" w16du:dateUtc="2026-08-18T20:29:00Z">
            <w:rPr>
              <w:b/>
              <w:bCs/>
              <w:sz w:val="24"/>
              <w:szCs w:val="24"/>
            </w:rPr>
          </w:rPrChange>
        </w:rPr>
        <w:t>Film Appearance</w:t>
      </w:r>
    </w:p>
    <w:p w14:paraId="3F2C9598" w14:textId="77777777" w:rsidR="00CD32CE" w:rsidRPr="00D35844" w:rsidRDefault="00000000">
      <w:pPr>
        <w:spacing w:after="100" w:line="360" w:lineRule="auto"/>
        <w:jc w:val="both"/>
        <w:rPr>
          <w:color w:val="000000" w:themeColor="text1"/>
          <w:rPrChange w:id="204" w:author="M H S" w:date="2026-08-19T02:29:00Z" w16du:dateUtc="2026-08-18T20:29:00Z">
            <w:rPr/>
          </w:rPrChange>
        </w:rPr>
      </w:pPr>
      <w:r w:rsidRPr="00D35844">
        <w:rPr>
          <w:color w:val="000000" w:themeColor="text1"/>
          <w:rPrChange w:id="205" w:author="M H S" w:date="2026-08-19T02:29:00Z" w16du:dateUtc="2026-08-18T20:29:00Z">
            <w:rPr/>
          </w:rPrChange>
        </w:rPr>
        <w:lastRenderedPageBreak/>
        <w:t>The film appearance was measured by using X-Rite ci7530 spectrophotometer in the Dyes and Chemical Engineering Lab, BUTEX. In addition, CIE L* a* b* and CIE L* c* h* were determined to check the color attributes of the biofilm samples [49,50]. Moreover, this analysis was conducted on before and after treated biofilm samples developed from CMC of Catkin.</w:t>
      </w:r>
    </w:p>
    <w:p w14:paraId="7805DD45" w14:textId="77777777" w:rsidR="000715C8" w:rsidRPr="00D35844" w:rsidRDefault="000715C8">
      <w:pPr>
        <w:spacing w:before="320" w:after="120" w:line="360" w:lineRule="auto"/>
        <w:rPr>
          <w:ins w:id="206" w:author="M H S" w:date="2026-08-19T02:28:00Z" w16du:dateUtc="2026-08-18T20:28:00Z"/>
          <w:b/>
          <w:bCs/>
          <w:color w:val="000000" w:themeColor="text1"/>
          <w:sz w:val="24"/>
          <w:szCs w:val="24"/>
        </w:rPr>
      </w:pPr>
    </w:p>
    <w:p w14:paraId="2C73B014" w14:textId="3F95FC89" w:rsidR="00CD32CE" w:rsidRDefault="00000000">
      <w:pPr>
        <w:spacing w:before="320" w:after="120" w:line="360" w:lineRule="auto"/>
      </w:pPr>
      <w:r>
        <w:rPr>
          <w:b/>
          <w:bCs/>
          <w:sz w:val="24"/>
          <w:szCs w:val="24"/>
        </w:rPr>
        <w:t>RESULTS AND DISCUSSIONS:</w:t>
      </w:r>
    </w:p>
    <w:p w14:paraId="6D36AA28" w14:textId="77777777" w:rsidR="00CD32CE" w:rsidRDefault="00000000">
      <w:pPr>
        <w:spacing w:before="240" w:line="360" w:lineRule="auto"/>
      </w:pPr>
      <w:r>
        <w:rPr>
          <w:b/>
          <w:bCs/>
          <w:sz w:val="24"/>
          <w:szCs w:val="24"/>
        </w:rPr>
        <w:t>Fourier Transform Infrared (FTIR)</w:t>
      </w:r>
    </w:p>
    <w:p w14:paraId="652AB7E4" w14:textId="00BDBFFD" w:rsidR="00CD32CE" w:rsidRDefault="00000000">
      <w:pPr>
        <w:spacing w:after="100" w:line="360" w:lineRule="auto"/>
        <w:jc w:val="both"/>
      </w:pPr>
      <w:del w:id="207" w:author="1024022143 - MHS" w:date="2026-08-19T00:00:00Z">
        <w:r>
          <w:delText>The Fourier transform infrared (FTIR) spectra was conducted to investigate the functional groups of α-cellulose obtained from S. spontaneum, before and after dye adsorption of the biofilm developed from PVA/Citric acid/TiO2 and CMC of Catkin.</w:delText>
        </w:r>
      </w:del>
      <w:ins w:id="208" w:author="1024022143 - MHS" w:date="2026-08-19T00:00:00Z">
        <w:r>
          <w:t>FTIR spectroscopy was carried out on the α-cellulose isolated from S. spontaneum and on the PVA/citric acid/TiO2 biofilm containing Catkin CMC, taking the spectra of the film both before and after it had adsorbed the dye.</w:t>
        </w:r>
      </w:ins>
      <w:r>
        <w:t xml:space="preserve"> In addition, this technique was employed due to its convenient use for obtaining rapid information about the chemical structure and crystallinity of cellulose samples. </w:t>
      </w:r>
      <w:del w:id="209" w:author="1024022143 - MHS" w:date="2026-08-19T00:00:00Z">
        <w:r>
          <w:delText>The figure 2 illustrated the FTIR curves of three different samples.</w:delText>
        </w:r>
      </w:del>
      <w:ins w:id="210" w:author="1024022143 - MHS" w:date="2026-08-19T00:00:00Z">
        <w:r>
          <w:t>Three curves are plotted in figure 2, one for each sample.</w:t>
        </w:r>
      </w:ins>
      <w:r>
        <w:t xml:space="preserve"> </w:t>
      </w:r>
      <w:del w:id="211" w:author="1024022143 - MHS" w:date="2026-08-19T00:00:00Z">
        <w:r>
          <w:delText>Modified TAPPI process was used to extract the α-cellulose derived from Catkin fiber, depicted at figure 2.</w:delText>
        </w:r>
      </w:del>
      <w:ins w:id="212" w:author="1024022143 - MHS" w:date="2026-08-19T00:00:00Z">
        <w:r>
          <w:t xml:space="preserve">The α-cellulose whose spectrum is given in </w:t>
        </w:r>
        <w:del w:id="213" w:author="M H S" w:date="2026-08-19T02:36:00Z" w16du:dateUtc="2026-08-18T20:36:00Z">
          <w:r w:rsidDel="000715C8">
            <w:delText>figure</w:delText>
          </w:r>
        </w:del>
      </w:ins>
      <w:ins w:id="214" w:author="M H S" w:date="2026-08-19T02:36:00Z" w16du:dateUtc="2026-08-18T20:36:00Z">
        <w:r w:rsidR="000715C8">
          <w:t>Figure</w:t>
        </w:r>
      </w:ins>
      <w:ins w:id="215" w:author="1024022143 - MHS" w:date="2026-08-19T00:00:00Z">
        <w:r>
          <w:t xml:space="preserve"> 2 was the one obtained from Catkin fiber through the modified TAPPI route.</w:t>
        </w:r>
      </w:ins>
      <w:r>
        <w:t xml:space="preserve"> </w:t>
      </w:r>
      <w:del w:id="216" w:author="1024022143 - MHS" w:date="2026-08-19T00:00:00Z">
        <w:r>
          <w:delText>Furthermore, the absorption at 3291cm-1 was occurred due to stretching of -OH groups and 2925 cm-1 was attributed to the C-H stretching</w:delText>
        </w:r>
      </w:del>
      <w:ins w:id="217" w:author="1024022143 - MHS" w:date="2026-08-19T00:00:00Z">
        <w:r>
          <w:t>Stretching of the -OH groups gave rise to the absorption at 3291 cm</w:t>
        </w:r>
        <w:r w:rsidRPr="000715C8">
          <w:rPr>
            <w:vertAlign w:val="superscript"/>
            <w:rPrChange w:id="218" w:author="M H S" w:date="2026-08-19T02:36:00Z" w16du:dateUtc="2026-08-18T20:36:00Z">
              <w:rPr/>
            </w:rPrChange>
          </w:rPr>
          <w:t>-1</w:t>
        </w:r>
        <w:r>
          <w:t>, while the band at 2925 cm</w:t>
        </w:r>
        <w:r w:rsidRPr="000715C8">
          <w:rPr>
            <w:vertAlign w:val="superscript"/>
            <w:rPrChange w:id="219" w:author="M H S" w:date="2026-08-19T02:36:00Z" w16du:dateUtc="2026-08-18T20:36:00Z">
              <w:rPr/>
            </w:rPrChange>
          </w:rPr>
          <w:t>-1</w:t>
        </w:r>
        <w:r>
          <w:t xml:space="preserve"> came from C-H stretching</w:t>
        </w:r>
      </w:ins>
      <w:r>
        <w:t xml:space="preserve"> [51]. </w:t>
      </w:r>
      <w:del w:id="220" w:author="1024022143 - MHS" w:date="2026-08-19T00:00:00Z">
        <w:r>
          <w:delText>For α-cellulose, several peaks were revealed at fingerprint region.</w:delText>
        </w:r>
      </w:del>
      <w:ins w:id="221" w:author="1024022143 - MHS" w:date="2026-08-19T00:00:00Z">
        <w:r>
          <w:t>A number of peaks belonging to α-cellulose appeared within the fingerprint region.</w:t>
        </w:r>
      </w:ins>
      <w:r>
        <w:t xml:space="preserve"> </w:t>
      </w:r>
      <w:del w:id="222" w:author="1024022143 - MHS" w:date="2026-08-19T00:00:00Z">
        <w:r>
          <w:delText>The absorption band at 1430 cm−1 was assigned to the CH₂ symmetric bending vibration, which was commonly associated with the crystalline structure of cellulose</w:delText>
        </w:r>
      </w:del>
      <w:ins w:id="223" w:author="1024022143 - MHS" w:date="2026-08-19T00:00:00Z">
        <w:r>
          <w:t>CH</w:t>
        </w:r>
        <w:r w:rsidRPr="00351519">
          <w:rPr>
            <w:vertAlign w:val="subscript"/>
            <w:rPrChange w:id="224" w:author="M H S" w:date="2026-08-19T02:36:00Z" w16du:dateUtc="2026-08-18T20:36:00Z">
              <w:rPr/>
            </w:rPrChange>
          </w:rPr>
          <w:t>2</w:t>
        </w:r>
        <w:r>
          <w:t xml:space="preserve"> symmetric bending vibration was held responsible for the band at 1430 cm</w:t>
        </w:r>
        <w:r w:rsidRPr="00351519">
          <w:rPr>
            <w:vertAlign w:val="superscript"/>
            <w:rPrChange w:id="225" w:author="M H S" w:date="2026-08-19T02:37:00Z" w16du:dateUtc="2026-08-18T20:37:00Z">
              <w:rPr/>
            </w:rPrChange>
          </w:rPr>
          <w:t>−1</w:t>
        </w:r>
        <w:r>
          <w:t>, a band usually linked to the crystalline portion of cellulose</w:t>
        </w:r>
      </w:ins>
      <w:r>
        <w:t xml:space="preserve"> [52]. </w:t>
      </w:r>
      <w:del w:id="226" w:author="1024022143 - MHS" w:date="2026-08-19T00:00:00Z">
        <w:r>
          <w:delText>The band at 1330 cm−1 corresponded to C–C and C–O skeletal vibrations of the polysaccharide backbone</w:delText>
        </w:r>
      </w:del>
      <w:ins w:id="227" w:author="1024022143 - MHS" w:date="2026-08-19T00:00:00Z">
        <w:r>
          <w:t>Skeletal vibrations of C–C and C–O along the polysaccharide backbone produced the band at 1330 cm</w:t>
        </w:r>
        <w:r w:rsidRPr="00351519">
          <w:rPr>
            <w:vertAlign w:val="superscript"/>
            <w:rPrChange w:id="228" w:author="M H S" w:date="2026-08-19T02:37:00Z" w16du:dateUtc="2026-08-18T20:37:00Z">
              <w:rPr/>
            </w:rPrChange>
          </w:rPr>
          <w:t>−1</w:t>
        </w:r>
      </w:ins>
      <w:r>
        <w:t xml:space="preserve"> [51]. </w:t>
      </w:r>
      <w:del w:id="229" w:author="1024022143 - MHS" w:date="2026-08-19T00:00:00Z">
        <w:r>
          <w:delText>Moreover, two distinct bands appearing at 1176 and 1111 cm-1 are assigned to C–O antisymmetric bridge stretching within the glycosidic framework and anhydroglucose ring asymmetric stretching, respectively</w:delText>
        </w:r>
      </w:del>
      <w:ins w:id="230" w:author="1024022143 - MHS" w:date="2026-08-19T00:00:00Z">
        <w:r>
          <w:t>Two further bands were resolved at 1176 and 1111 cm</w:t>
        </w:r>
        <w:r w:rsidRPr="00351519">
          <w:rPr>
            <w:vertAlign w:val="superscript"/>
            <w:rPrChange w:id="231" w:author="M H S" w:date="2026-08-19T02:37:00Z" w16du:dateUtc="2026-08-18T20:37:00Z">
              <w:rPr/>
            </w:rPrChange>
          </w:rPr>
          <w:t>-1</w:t>
        </w:r>
        <w:r>
          <w:t>; the first arose from antisymmetric C–O bridge stretching in the glycosidic framework and the second from asymmetric stretching of the anhydroglucose ring</w:t>
        </w:r>
      </w:ins>
      <w:r>
        <w:t xml:space="preserve"> [52,53]. </w:t>
      </w:r>
      <w:del w:id="232" w:author="1024022143 - MHS" w:date="2026-08-19T00:00:00Z">
        <w:r>
          <w:delText>The intense peak at 1050 cm−1 was another characteristic band, which appeared from the C–O–C skeletal vibration of the pyranose ring of cellulose</w:delText>
        </w:r>
      </w:del>
      <w:ins w:id="233" w:author="1024022143 - MHS" w:date="2026-08-19T00:00:00Z">
        <w:r>
          <w:t>A strong peak sat at 1050 cm</w:t>
        </w:r>
        <w:r w:rsidRPr="00351519">
          <w:rPr>
            <w:vertAlign w:val="superscript"/>
            <w:rPrChange w:id="234" w:author="M H S" w:date="2026-08-19T02:37:00Z" w16du:dateUtc="2026-08-18T20:37:00Z">
              <w:rPr/>
            </w:rPrChange>
          </w:rPr>
          <w:t>−1</w:t>
        </w:r>
        <w:r>
          <w:t xml:space="preserve"> as well. It comes from the C–O–C skeletal vibration of the pyranose ring in cellulose</w:t>
        </w:r>
      </w:ins>
      <w:r>
        <w:t xml:space="preserve"> [54]. The sharp peak located at 910 cm</w:t>
      </w:r>
      <w:r w:rsidRPr="00351519">
        <w:rPr>
          <w:vertAlign w:val="superscript"/>
          <w:rPrChange w:id="235" w:author="M H S" w:date="2026-08-19T02:38:00Z" w16du:dateUtc="2026-08-18T20:38:00Z">
            <w:rPr/>
          </w:rPrChange>
        </w:rPr>
        <w:t>−1</w:t>
      </w:r>
      <w:r>
        <w:t xml:space="preserve">, representing the C1 ring vibration frequency, was a characteristic indicator of β-glycosidic linkages connecting the sugar units in cellulose [55]. </w:t>
      </w:r>
      <w:del w:id="236" w:author="1024022143 - MHS" w:date="2026-08-19T00:00:00Z">
        <w:r>
          <w:delText>No notable peak was observed at the range of 1512, 1240 and 1735 cm−1 which could have attributed from the residual lignin and hemicellulose</w:delText>
        </w:r>
      </w:del>
      <w:ins w:id="237" w:author="1024022143 - MHS" w:date="2026-08-19T00:00:00Z">
        <w:r>
          <w:t>Bands near 1512, 1240 and 1735 cm</w:t>
        </w:r>
        <w:r w:rsidRPr="00351519">
          <w:rPr>
            <w:vertAlign w:val="superscript"/>
            <w:rPrChange w:id="238" w:author="M H S" w:date="2026-08-19T02:38:00Z" w16du:dateUtc="2026-08-18T20:38:00Z">
              <w:rPr/>
            </w:rPrChange>
          </w:rPr>
          <w:t>−1</w:t>
        </w:r>
        <w:r>
          <w:t xml:space="preserve">, which would </w:t>
        </w:r>
        <w:r>
          <w:lastRenderedPageBreak/>
          <w:t>have indicated leftover lignin and hemicellulose, were absent</w:t>
        </w:r>
      </w:ins>
      <w:r>
        <w:t xml:space="preserve"> [56,57], confirming the extraction of cellulose was successfully optimized.</w:t>
      </w:r>
    </w:p>
    <w:p w14:paraId="32DD8D4E" w14:textId="77777777" w:rsidR="00CD32CE" w:rsidRDefault="00000000">
      <w:pPr>
        <w:spacing w:after="100" w:line="360" w:lineRule="auto"/>
        <w:jc w:val="both"/>
      </w:pPr>
      <w:del w:id="239" w:author="1024022143 - MHS" w:date="2026-08-19T00:00:00Z">
        <w:r>
          <w:delText>There were several peaks which obtained from Catkin Biofilm with significant changes in compare to the cellulose.</w:delText>
        </w:r>
      </w:del>
      <w:ins w:id="240" w:author="1024022143 - MHS" w:date="2026-08-19T00:00:00Z">
        <w:r>
          <w:t>The Catkin biofilm gave a set of peaks that differed considerably from those of the cellulose alone.</w:t>
        </w:r>
      </w:ins>
      <w:r>
        <w:t xml:space="preserve"> </w:t>
      </w:r>
      <w:del w:id="241" w:author="1024022143 - MHS" w:date="2026-08-19T00:00:00Z">
        <w:r>
          <w:delText>The micro crystal cellulose based thin film showed a broad peak within the range of 4000–400 cm−1 in FTIR spectra.</w:delText>
        </w:r>
      </w:del>
      <w:ins w:id="242" w:author="1024022143 - MHS" w:date="2026-08-19T00:00:00Z">
        <w:r>
          <w:t>Over the scanned window of 4000–400 cm</w:t>
        </w:r>
        <w:r w:rsidRPr="00162D53">
          <w:rPr>
            <w:vertAlign w:val="superscript"/>
          </w:rPr>
          <w:t>−1</w:t>
        </w:r>
        <w:r>
          <w:t>, the micro-crystal cellulose based film gave a broad envelope.</w:t>
        </w:r>
      </w:ins>
      <w:r>
        <w:t xml:space="preserve"> </w:t>
      </w:r>
      <w:del w:id="243" w:author="1024022143 - MHS" w:date="2026-08-19T00:00:00Z">
        <w:r>
          <w:delText>Broad peak ranges from 3400-3200 cm−1 specifically at 3291 cm−1 indicated the presence of −OH hydroxyl functional groups, appearing due to abundant hydroxyl(-OH) group of PVA</w:delText>
        </w:r>
      </w:del>
      <w:ins w:id="244" w:author="1024022143 - MHS" w:date="2026-08-19T00:00:00Z">
        <w:r>
          <w:t>Within 3400-3200 cm</w:t>
        </w:r>
        <w:r w:rsidRPr="00162D53">
          <w:rPr>
            <w:vertAlign w:val="superscript"/>
            <w:rPrChange w:id="245" w:author="M H S" w:date="2026-08-19T03:11:00Z" w16du:dateUtc="2026-08-18T21:11:00Z">
              <w:rPr/>
            </w:rPrChange>
          </w:rPr>
          <w:t>−1</w:t>
        </w:r>
        <w:r>
          <w:t>, and centred at 3291 cm</w:t>
        </w:r>
        <w:r w:rsidRPr="00162D53">
          <w:rPr>
            <w:vertAlign w:val="superscript"/>
            <w:rPrChange w:id="246" w:author="M H S" w:date="2026-08-19T03:11:00Z" w16du:dateUtc="2026-08-18T21:11:00Z">
              <w:rPr/>
            </w:rPrChange>
          </w:rPr>
          <w:t>−1</w:t>
        </w:r>
        <w:r>
          <w:t>, a broad band marked the −OH functional groups, the abundant hydroxyls of PVA being their source</w:t>
        </w:r>
      </w:ins>
      <w:r>
        <w:t xml:space="preserve"> [57]. </w:t>
      </w:r>
      <w:del w:id="247" w:author="1024022143 - MHS" w:date="2026-08-19T00:00:00Z">
        <w:r>
          <w:delText>Additionally, at 2925 cm−1, a small peak was observed, signifying Sp3 hybridization of aromatic C-H</w:delText>
        </w:r>
      </w:del>
      <w:ins w:id="248" w:author="1024022143 - MHS" w:date="2026-08-19T00:00:00Z">
        <w:r>
          <w:t>A weak peak also came at 2925 cm</w:t>
        </w:r>
        <w:r w:rsidRPr="00162D53">
          <w:rPr>
            <w:vertAlign w:val="superscript"/>
            <w:rPrChange w:id="249" w:author="M H S" w:date="2026-08-19T03:11:00Z" w16du:dateUtc="2026-08-18T21:11:00Z">
              <w:rPr/>
            </w:rPrChange>
          </w:rPr>
          <w:t>−1</w:t>
        </w:r>
        <w:r>
          <w:t>, which stood for Sp3 hybridization of the aromatic C-H</w:t>
        </w:r>
      </w:ins>
      <w:r>
        <w:t xml:space="preserve"> [58]. </w:t>
      </w:r>
      <w:del w:id="250" w:author="1024022143 - MHS" w:date="2026-08-19T00:00:00Z">
        <w:r>
          <w:delText>Furthermore, the sharpest peak among the all peak was obtained at 1710 cm−1, confirming the presence of C=O ester bond and carboxyl C=O groups, indicating well-crosslinking between pva and citric acid.</w:delText>
        </w:r>
      </w:del>
      <w:ins w:id="251" w:author="1024022143 - MHS" w:date="2026-08-19T00:00:00Z">
        <w:r>
          <w:t>The most intense of all the peaks fell at 1710 cm</w:t>
        </w:r>
        <w:r w:rsidRPr="00162D53">
          <w:rPr>
            <w:vertAlign w:val="superscript"/>
            <w:rPrChange w:id="252" w:author="M H S" w:date="2026-08-19T03:12:00Z" w16du:dateUtc="2026-08-18T21:12:00Z">
              <w:rPr/>
            </w:rPrChange>
          </w:rPr>
          <w:t>−1</w:t>
        </w:r>
        <w:r>
          <w:t xml:space="preserve"> and belonged to C=O ester and carboxyl C=O groups, from which proper crosslinking between PVA and citric acid could be inferred.</w:t>
        </w:r>
      </w:ins>
      <w:r>
        <w:t xml:space="preserve"> </w:t>
      </w:r>
      <w:del w:id="253" w:author="1024022143 - MHS" w:date="2026-08-19T00:00:00Z">
        <w:r>
          <w:delText>A broad spectrum also was observed within the range of 1150 to 1300 cm−1, symmetric C=C stretching was associated specifically at 1208cm−1</w:delText>
        </w:r>
      </w:del>
      <w:ins w:id="254" w:author="1024022143 - MHS" w:date="2026-08-19T00:00:00Z">
        <w:r>
          <w:t>Another broad region extended from 1150 to 1300 cm</w:t>
        </w:r>
        <w:r w:rsidRPr="00162D53">
          <w:rPr>
            <w:vertAlign w:val="superscript"/>
            <w:rPrChange w:id="255" w:author="M H S" w:date="2026-08-19T03:12:00Z" w16du:dateUtc="2026-08-18T21:12:00Z">
              <w:rPr/>
            </w:rPrChange>
          </w:rPr>
          <w:t>−1</w:t>
        </w:r>
        <w:r>
          <w:t>, and symmetric C=C stretching was located at 1208 cm</w:t>
        </w:r>
        <w:r w:rsidRPr="00162D53">
          <w:rPr>
            <w:vertAlign w:val="superscript"/>
            <w:rPrChange w:id="256" w:author="M H S" w:date="2026-08-19T03:12:00Z" w16du:dateUtc="2026-08-18T21:12:00Z">
              <w:rPr/>
            </w:rPrChange>
          </w:rPr>
          <w:t>−1</w:t>
        </w:r>
        <w:r>
          <w:t xml:space="preserve"> within it</w:t>
        </w:r>
      </w:ins>
      <w:r>
        <w:t xml:space="preserve"> [59]. </w:t>
      </w:r>
      <w:del w:id="257" w:author="1024022143 - MHS" w:date="2026-08-19T00:00:00Z">
        <w:r>
          <w:delText>Although the cellulose micro crystals and TiO2 Nano particles were incorporated, the amount of these materials were too little compared to PVA and Citric acid</w:delText>
        </w:r>
      </w:del>
      <w:ins w:id="258" w:author="1024022143 - MHS" w:date="2026-08-19T00:00:00Z">
        <w:r>
          <w:t>Cellulose micro-crystals and TiO2 nanoparticles were both present in the film, but their proportion was small beside that of PVA and citric acid</w:t>
        </w:r>
      </w:ins>
      <w:r>
        <w:t xml:space="preserve"> [58,60]. </w:t>
      </w:r>
      <w:del w:id="259" w:author="1024022143 - MHS" w:date="2026-08-19T00:00:00Z">
        <w:r>
          <w:delText>As a result, there was no peak which was associated from Ti-O bond was present.</w:delText>
        </w:r>
      </w:del>
      <w:ins w:id="260" w:author="1024022143 - MHS" w:date="2026-08-19T00:00:00Z">
        <w:r>
          <w:t>For this reason no band belonging to the Ti-O bond could be traced.</w:t>
        </w:r>
      </w:ins>
      <w:r>
        <w:t xml:space="preserve"> </w:t>
      </w:r>
      <w:del w:id="261" w:author="1024022143 - MHS" w:date="2026-08-19T00:00:00Z">
        <w:r>
          <w:delText>However, it was quite difficult to distinguish any difference between cellulose and PVA by FTIR due to their functional group and their characteristics which overlap with each other.</w:delText>
        </w:r>
      </w:del>
      <w:ins w:id="262" w:author="1024022143 - MHS" w:date="2026-08-19T00:00:00Z">
        <w:r>
          <w:t>Separating cellulose from PVA by FTIR also remained difficult, since the functional groups of the two and their characteristic bands fall on one another.</w:t>
        </w:r>
      </w:ins>
      <w:r>
        <w:t xml:space="preserve"> </w:t>
      </w:r>
      <w:del w:id="263" w:author="1024022143 - MHS" w:date="2026-08-19T00:00:00Z">
        <w:r>
          <w:delText>Moreover, the presence of TiO2 and cellulose microcrystal change the characteristics of the biofilm but the FTIR report could not show that.</w:delText>
        </w:r>
      </w:del>
      <w:ins w:id="264" w:author="1024022143 - MHS" w:date="2026-08-19T00:00:00Z">
        <w:r>
          <w:t>TiO2 and the cellulose microcrystals did alter the behaviour of the biofilm, though this change was not reflected in the FTIR result.</w:t>
        </w:r>
      </w:ins>
    </w:p>
    <w:p w14:paraId="7882BD41" w14:textId="126C4DF4" w:rsidR="00CD32CE" w:rsidRDefault="00000000">
      <w:pPr>
        <w:spacing w:after="100" w:line="360" w:lineRule="auto"/>
        <w:jc w:val="both"/>
      </w:pPr>
      <w:del w:id="265" w:author="1024022143 - MHS" w:date="2026-08-19T00:00:00Z">
        <w:r>
          <w:delText>After dye adsorption, significant changes were observed in the FTIR spectra of the biofilm as shown in Fig.2.</w:delText>
        </w:r>
      </w:del>
      <w:ins w:id="266" w:author="1024022143 - MHS" w:date="2026-08-19T00:00:00Z">
        <w:r>
          <w:t>Once the film had taken up the dye, its spectrum looked noticeably different, as Fig</w:t>
        </w:r>
      </w:ins>
      <w:ins w:id="267" w:author="M H S" w:date="2026-08-19T03:12:00Z" w16du:dateUtc="2026-08-18T21:12:00Z">
        <w:r w:rsidR="00162D53">
          <w:t>ure</w:t>
        </w:r>
      </w:ins>
      <w:ins w:id="268" w:author="1024022143 - MHS" w:date="2026-08-19T00:00:00Z">
        <w:r>
          <w:t>.2 shows.</w:t>
        </w:r>
      </w:ins>
      <w:r>
        <w:t xml:space="preserve"> </w:t>
      </w:r>
      <w:del w:id="269" w:author="1024022143 - MHS" w:date="2026-08-19T00:00:00Z">
        <w:r>
          <w:delText>The film showed an absorption peak at 1642 cm−1, affirming the presence of the N=N azo bond</w:delText>
        </w:r>
      </w:del>
      <w:ins w:id="270" w:author="1024022143 - MHS" w:date="2026-08-19T00:00:00Z">
        <w:r>
          <w:t>An absorption peak came at 1642 cm</w:t>
        </w:r>
        <w:r w:rsidRPr="00162D53">
          <w:rPr>
            <w:vertAlign w:val="superscript"/>
            <w:rPrChange w:id="271" w:author="M H S" w:date="2026-08-19T03:13:00Z" w16du:dateUtc="2026-08-18T21:13:00Z">
              <w:rPr/>
            </w:rPrChange>
          </w:rPr>
          <w:t>−1</w:t>
        </w:r>
        <w:r>
          <w:t xml:space="preserve"> in the treated film, which established the N=N azo bond</w:t>
        </w:r>
      </w:ins>
      <w:r>
        <w:t xml:space="preserve"> [61,62], which directly confirms dye adsorption onto the surface. </w:t>
      </w:r>
      <w:del w:id="272" w:author="1024022143 - MHS" w:date="2026-08-19T00:00:00Z">
        <w:r>
          <w:delText>Furthermore, changes in curve were observed at 1380 cm−1 due to the S=O stretching vibration</w:delText>
        </w:r>
      </w:del>
      <w:ins w:id="273" w:author="1024022143 - MHS" w:date="2026-08-19T00:00:00Z">
        <w:r>
          <w:t>The curve also altered near 1380 cm−1, where the S=O stretching vibration appears</w:t>
        </w:r>
      </w:ins>
      <w:r>
        <w:t xml:space="preserve"> [63,64], which originates from the sulfonate groups (–SO₃⁻) of Avitera Light Red SE engaged in electrostatic interaction with the protonated TiO2 surface. </w:t>
      </w:r>
      <w:del w:id="274" w:author="1024022143 - MHS" w:date="2026-08-19T00:00:00Z">
        <w:r>
          <w:delText>Additionally, the C=O ester peak at 1710 cm−1 in the pre-adsorption biofilm confirms permanent esterification crosslinking between citric acid and PVA.</w:delText>
        </w:r>
      </w:del>
      <w:ins w:id="275" w:author="1024022143 - MHS" w:date="2026-08-19T00:00:00Z">
        <w:r>
          <w:t>The C=O ester band retained at 1710 cm</w:t>
        </w:r>
        <w:r w:rsidRPr="00162D53">
          <w:rPr>
            <w:vertAlign w:val="superscript"/>
            <w:rPrChange w:id="276" w:author="M H S" w:date="2026-08-19T03:13:00Z" w16du:dateUtc="2026-08-18T21:13:00Z">
              <w:rPr/>
            </w:rPrChange>
          </w:rPr>
          <w:t>−1</w:t>
        </w:r>
        <w:r>
          <w:t xml:space="preserve"> in the untreated film stands for the permanent ester crosslink formed between citric acid and PVA.</w:t>
        </w:r>
      </w:ins>
      <w:r>
        <w:t xml:space="preserve"> </w:t>
      </w:r>
      <w:del w:id="277" w:author="1024022143 - MHS" w:date="2026-08-19T00:00:00Z">
        <w:r>
          <w:lastRenderedPageBreak/>
          <w:delText>The presence of these bonds collectively confirms successful dye adsorption.</w:delText>
        </w:r>
      </w:del>
      <w:ins w:id="278" w:author="1024022143 - MHS" w:date="2026-08-19T00:00:00Z">
        <w:r>
          <w:t>Taken together, these bonds establish that the dye had been adsorbed.</w:t>
        </w:r>
      </w:ins>
    </w:p>
    <w:p w14:paraId="4AA3513C" w14:textId="77777777" w:rsidR="00CD32CE" w:rsidRDefault="00CD32CE">
      <w:pPr>
        <w:spacing w:after="100" w:line="360" w:lineRule="auto"/>
        <w:jc w:val="both"/>
      </w:pPr>
    </w:p>
    <w:p w14:paraId="767056EA" w14:textId="77777777" w:rsidR="00CD32CE" w:rsidRDefault="00CD32CE">
      <w:pPr>
        <w:spacing w:after="100" w:line="360" w:lineRule="auto"/>
        <w:jc w:val="both"/>
      </w:pPr>
    </w:p>
    <w:p w14:paraId="4EC35355" w14:textId="77777777" w:rsidR="00CD32CE" w:rsidRDefault="00CD32CE">
      <w:pPr>
        <w:spacing w:after="100" w:line="360" w:lineRule="auto"/>
        <w:jc w:val="both"/>
      </w:pPr>
    </w:p>
    <w:p w14:paraId="3660B554" w14:textId="77777777" w:rsidR="00CD32CE" w:rsidRDefault="00CD32CE">
      <w:pPr>
        <w:spacing w:after="100" w:line="360" w:lineRule="auto"/>
        <w:jc w:val="both"/>
      </w:pPr>
    </w:p>
    <w:p w14:paraId="37191C00" w14:textId="77777777" w:rsidR="00CD32CE" w:rsidRDefault="00CD32CE">
      <w:pPr>
        <w:spacing w:after="100" w:line="360" w:lineRule="auto"/>
        <w:jc w:val="both"/>
      </w:pPr>
    </w:p>
    <w:p w14:paraId="59540696" w14:textId="77777777" w:rsidR="00CD32CE" w:rsidRDefault="00CD32CE">
      <w:pPr>
        <w:spacing w:after="100" w:line="360" w:lineRule="auto"/>
        <w:jc w:val="both"/>
      </w:pPr>
    </w:p>
    <w:p w14:paraId="078D997D" w14:textId="77777777" w:rsidR="00CD32CE" w:rsidRDefault="00CD32CE">
      <w:pPr>
        <w:spacing w:after="100" w:line="360" w:lineRule="auto"/>
        <w:jc w:val="both"/>
      </w:pPr>
    </w:p>
    <w:p w14:paraId="5E460096" w14:textId="77777777" w:rsidR="00CD32CE" w:rsidRDefault="00CD32CE">
      <w:pPr>
        <w:spacing w:after="100" w:line="360" w:lineRule="auto"/>
        <w:jc w:val="both"/>
      </w:pPr>
    </w:p>
    <w:p w14:paraId="3E9172D4" w14:textId="77777777" w:rsidR="00CD32CE" w:rsidRDefault="00CD32CE">
      <w:pPr>
        <w:spacing w:after="100" w:line="360" w:lineRule="auto"/>
        <w:jc w:val="both"/>
      </w:pPr>
    </w:p>
    <w:p w14:paraId="6CEEFDEA" w14:textId="77777777" w:rsidR="00CD32CE" w:rsidRDefault="00CD32CE">
      <w:pPr>
        <w:spacing w:after="100" w:line="360" w:lineRule="auto"/>
        <w:jc w:val="both"/>
      </w:pPr>
    </w:p>
    <w:p w14:paraId="278FDE1D" w14:textId="77777777" w:rsidR="00CD32CE" w:rsidRDefault="00CD32CE">
      <w:pPr>
        <w:spacing w:after="100" w:line="360" w:lineRule="auto"/>
        <w:jc w:val="both"/>
      </w:pPr>
    </w:p>
    <w:p w14:paraId="5548CBC9" w14:textId="77777777" w:rsidR="00CD32CE" w:rsidRDefault="00CD32CE">
      <w:pPr>
        <w:spacing w:after="100" w:line="360" w:lineRule="auto"/>
        <w:jc w:val="both"/>
      </w:pPr>
    </w:p>
    <w:p w14:paraId="64BEC246" w14:textId="77777777" w:rsidR="00CD32CE" w:rsidRDefault="00000000">
      <w:pPr>
        <w:pStyle w:val="Caption"/>
      </w:pPr>
      <w:r>
        <w:t>Figure 2: FTIR spectra of a) cellulose of Catkin b) Catkin biofilm c) Catkin biofilm after dye adsorption</w:t>
      </w:r>
    </w:p>
    <w:p w14:paraId="052FD29F" w14:textId="77777777" w:rsidR="00CD32CE" w:rsidRDefault="00000000">
      <w:pPr>
        <w:spacing w:before="240" w:line="360" w:lineRule="auto"/>
      </w:pPr>
      <w:r>
        <w:rPr>
          <w:b/>
          <w:bCs/>
          <w:sz w:val="24"/>
          <w:szCs w:val="24"/>
        </w:rPr>
        <w:t>X-Ray Diffraction Analysis</w:t>
      </w:r>
    </w:p>
    <w:p w14:paraId="16AFD36A" w14:textId="77777777" w:rsidR="00CD32CE" w:rsidRDefault="00000000">
      <w:pPr>
        <w:spacing w:after="100" w:line="360" w:lineRule="auto"/>
        <w:jc w:val="both"/>
      </w:pPr>
      <w:r>
        <w:t xml:space="preserve">The X-Ray diffraction analysis of the biofilm was carried-out to understand the crystalline structure of α-cellulose, PVA and TiO2 present in the biofilm. A semi-crystalline nature is typical for α-cellulose, and this is reflected by a diffraction peak near 22.5-23°. A peak of prominent intensity was found at 22-23° in figure 3, which indicated that the (200) lattice plane of cellulose was retained in a highly crystalline form inside the biofilm matrix [65,66]. </w:t>
      </w:r>
      <w:del w:id="279" w:author="1024022143 - MHS" w:date="2026-08-19T00:00:00Z">
        <w:r>
          <w:delText>Furthermore, the broad spectrum emerging at 19-20° corresponded to the lattice parameter of polyvinyl alcohol (PVA)</w:delText>
        </w:r>
      </w:del>
      <w:ins w:id="280" w:author="1024022143 - MHS" w:date="2026-08-19T00:00:00Z">
        <w:r>
          <w:t>A broad feature also came up at 19-20°, which belongs to the lattice parameter of polyvinyl alcohol (PVA)</w:t>
        </w:r>
      </w:ins>
      <w:r>
        <w:t xml:space="preserve"> [67,68]. </w:t>
      </w:r>
      <w:del w:id="281" w:author="1024022143 - MHS" w:date="2026-08-19T00:00:00Z">
        <w:r>
          <w:delText>Eventually, this peak partially overlapped with cellulose peaks, indicating the successful development of the composite structure.</w:delText>
        </w:r>
      </w:del>
      <w:ins w:id="282" w:author="1024022143 - MHS" w:date="2026-08-19T00:00:00Z">
        <w:r>
          <w:t>This feature fell partly on the cellulose peaks, and such overlapping was taken as evidence that the composite structure had formed.</w:t>
        </w:r>
      </w:ins>
      <w:r>
        <w:t xml:space="preserve"> </w:t>
      </w:r>
      <w:del w:id="283" w:author="1024022143 - MHS" w:date="2026-08-19T00:00:00Z">
        <w:r>
          <w:delText>Moreover, the relatively reduced intensity of the biofilm might be associated with the incorporation of micro-crystal cellulose.</w:delText>
        </w:r>
      </w:del>
      <w:ins w:id="284" w:author="1024022143 - MHS" w:date="2026-08-19T00:00:00Z">
        <w:r>
          <w:t>The film also gave weaker peaks overall, and adding micro-crystal cellulose is the likely reason.</w:t>
        </w:r>
      </w:ins>
      <w:r>
        <w:t xml:space="preserve"> On the other hand, the distinct diffraction peaks at 27.4°(110) and 54.3°(201) shown in Fig.3 corresponded to the crystalline planes of TiO</w:t>
      </w:r>
      <w:r w:rsidRPr="00162D53">
        <w:rPr>
          <w:vertAlign w:val="subscript"/>
          <w:rPrChange w:id="285" w:author="M H S" w:date="2026-08-19T03:13:00Z" w16du:dateUtc="2026-08-18T21:13:00Z">
            <w:rPr/>
          </w:rPrChange>
        </w:rPr>
        <w:t>2</w:t>
      </w:r>
      <w:r>
        <w:t xml:space="preserve"> [69-71]. </w:t>
      </w:r>
      <w:del w:id="286" w:author="1024022143 - MHS" w:date="2026-08-19T00:00:00Z">
        <w:r>
          <w:delText>Additionally, the peaks of TiO2 were consistent with the standard spectrum data of JCPDS no.: 88-1175 and 84-1286, confirming the proper addition of TiO2 within the biofilm.</w:delText>
        </w:r>
      </w:del>
      <w:ins w:id="287" w:author="1024022143 - MHS" w:date="2026-08-19T00:00:00Z">
        <w:r>
          <w:t>These TiO</w:t>
        </w:r>
        <w:r w:rsidRPr="00162D53">
          <w:rPr>
            <w:vertAlign w:val="subscript"/>
            <w:rPrChange w:id="288" w:author="M H S" w:date="2026-08-19T03:13:00Z" w16du:dateUtc="2026-08-18T21:13:00Z">
              <w:rPr/>
            </w:rPrChange>
          </w:rPr>
          <w:t>2</w:t>
        </w:r>
        <w:r>
          <w:t xml:space="preserve"> reflections agreed with JCPDS no. 88-1175 and 84-1286, by which the proper loading of TiO</w:t>
        </w:r>
        <w:r w:rsidRPr="00162D53">
          <w:rPr>
            <w:vertAlign w:val="subscript"/>
            <w:rPrChange w:id="289" w:author="M H S" w:date="2026-08-19T03:13:00Z" w16du:dateUtc="2026-08-18T21:13:00Z">
              <w:rPr/>
            </w:rPrChange>
          </w:rPr>
          <w:t>2</w:t>
        </w:r>
        <w:r>
          <w:t xml:space="preserve"> in the biofilm was established.</w:t>
        </w:r>
      </w:ins>
      <w:r>
        <w:t xml:space="preserve"> </w:t>
      </w:r>
      <w:del w:id="290" w:author="1024022143 - MHS" w:date="2026-08-19T00:00:00Z">
        <w:r>
          <w:delText>Therefore, the XRD results affirmed the well fabrication of micro-crystal cellulose-PVA-TiO2-based biofilm derived from S. spontaneum.</w:delText>
        </w:r>
      </w:del>
      <w:ins w:id="291" w:author="1024022143 - MHS" w:date="2026-08-19T00:00:00Z">
        <w:r>
          <w:t>Taken together, the XRD data show that the micro-crystal cellulose-PVA-TiO</w:t>
        </w:r>
        <w:r w:rsidRPr="00162D53">
          <w:rPr>
            <w:vertAlign w:val="subscript"/>
            <w:rPrChange w:id="292" w:author="M H S" w:date="2026-08-19T03:13:00Z" w16du:dateUtc="2026-08-18T21:13:00Z">
              <w:rPr/>
            </w:rPrChange>
          </w:rPr>
          <w:t>2</w:t>
        </w:r>
        <w:r>
          <w:t xml:space="preserve"> film from S. spontaneum had been made properly.</w:t>
        </w:r>
      </w:ins>
    </w:p>
    <w:p w14:paraId="724E3F14" w14:textId="77777777" w:rsidR="00CD32CE" w:rsidRDefault="00CD32CE">
      <w:pPr>
        <w:spacing w:after="100" w:line="360" w:lineRule="auto"/>
        <w:jc w:val="center"/>
      </w:pPr>
    </w:p>
    <w:p w14:paraId="3ED6DD99" w14:textId="77777777" w:rsidR="00CD32CE" w:rsidRDefault="00CD32CE">
      <w:pPr>
        <w:spacing w:after="100" w:line="360" w:lineRule="auto"/>
        <w:jc w:val="center"/>
      </w:pPr>
    </w:p>
    <w:p w14:paraId="54000FD2" w14:textId="77777777" w:rsidR="00CD32CE" w:rsidRDefault="00CD32CE">
      <w:pPr>
        <w:spacing w:after="100" w:line="360" w:lineRule="auto"/>
        <w:jc w:val="center"/>
      </w:pPr>
    </w:p>
    <w:p w14:paraId="216BD1F1" w14:textId="77777777" w:rsidR="00CD32CE" w:rsidRDefault="00CD32CE">
      <w:pPr>
        <w:spacing w:after="100" w:line="360" w:lineRule="auto"/>
        <w:jc w:val="center"/>
      </w:pPr>
    </w:p>
    <w:p w14:paraId="4061DE8C" w14:textId="77777777" w:rsidR="00CD32CE" w:rsidRDefault="00CD32CE">
      <w:pPr>
        <w:spacing w:after="100" w:line="360" w:lineRule="auto"/>
        <w:jc w:val="center"/>
      </w:pPr>
    </w:p>
    <w:p w14:paraId="05A36C17" w14:textId="77777777" w:rsidR="00CD32CE" w:rsidRDefault="00CD32CE">
      <w:pPr>
        <w:spacing w:after="100" w:line="360" w:lineRule="auto"/>
        <w:jc w:val="center"/>
      </w:pPr>
    </w:p>
    <w:p w14:paraId="69766FEA" w14:textId="77777777" w:rsidR="00CD32CE" w:rsidRDefault="00CD32CE">
      <w:pPr>
        <w:spacing w:after="100" w:line="360" w:lineRule="auto"/>
        <w:jc w:val="center"/>
      </w:pPr>
    </w:p>
    <w:p w14:paraId="7FB061BC" w14:textId="77777777" w:rsidR="00CD32CE" w:rsidRDefault="00CD32CE">
      <w:pPr>
        <w:spacing w:after="100" w:line="360" w:lineRule="auto"/>
        <w:jc w:val="center"/>
      </w:pPr>
    </w:p>
    <w:p w14:paraId="2CA2618F" w14:textId="77777777" w:rsidR="00CD32CE" w:rsidRDefault="00CD32CE">
      <w:pPr>
        <w:spacing w:after="100" w:line="360" w:lineRule="auto"/>
        <w:jc w:val="center"/>
      </w:pPr>
    </w:p>
    <w:p w14:paraId="6C8572F4" w14:textId="77777777" w:rsidR="00CD32CE" w:rsidRDefault="00CD32CE">
      <w:pPr>
        <w:spacing w:after="100" w:line="360" w:lineRule="auto"/>
        <w:jc w:val="center"/>
      </w:pPr>
    </w:p>
    <w:p w14:paraId="5697E9D5" w14:textId="77777777" w:rsidR="00CD32CE" w:rsidRDefault="00CD32CE">
      <w:pPr>
        <w:spacing w:after="100" w:line="360" w:lineRule="auto"/>
        <w:jc w:val="center"/>
      </w:pPr>
    </w:p>
    <w:p w14:paraId="1CF27F80" w14:textId="77777777" w:rsidR="00CD32CE" w:rsidRDefault="00CD32CE">
      <w:pPr>
        <w:spacing w:after="100" w:line="360" w:lineRule="auto"/>
        <w:jc w:val="center"/>
      </w:pPr>
    </w:p>
    <w:p w14:paraId="1E12134A" w14:textId="77777777" w:rsidR="00CD32CE" w:rsidRDefault="00000000">
      <w:pPr>
        <w:pStyle w:val="Caption"/>
      </w:pPr>
      <w:r>
        <w:t>Figure 3: XRD pattern of Catkin biofilm.</w:t>
      </w:r>
    </w:p>
    <w:p w14:paraId="367AC3CB" w14:textId="77777777" w:rsidR="00CD32CE" w:rsidRDefault="00000000">
      <w:pPr>
        <w:spacing w:before="240" w:line="360" w:lineRule="auto"/>
      </w:pPr>
      <w:r>
        <w:rPr>
          <w:b/>
          <w:bCs/>
          <w:sz w:val="24"/>
          <w:szCs w:val="24"/>
        </w:rPr>
        <w:t>Particle Size Analyzer</w:t>
      </w:r>
    </w:p>
    <w:p w14:paraId="1EB60848" w14:textId="77777777" w:rsidR="00CD32CE" w:rsidRDefault="00000000">
      <w:pPr>
        <w:spacing w:after="100" w:line="360" w:lineRule="auto"/>
        <w:jc w:val="both"/>
      </w:pPr>
      <w:del w:id="293" w:author="1024022143 - MHS" w:date="2026-08-19T00:00:00Z">
        <w:r>
          <w:delText>The particle size analysis was performed to measure the size distribution of micro-crystal cellulose obtained from catkin.</w:delText>
        </w:r>
      </w:del>
      <w:ins w:id="294" w:author="1024022143 - MHS" w:date="2026-08-19T00:00:00Z">
        <w:r>
          <w:t>Size distribution of the micro-crystal cellulose produced from catkin was assessed by particle size analysis.</w:t>
        </w:r>
      </w:ins>
      <w:r>
        <w:t xml:space="preserve"> Fig. 4 illustrates the cumulative distribution curve of catkin-based micro-crystal cellulose.</w:t>
      </w:r>
    </w:p>
    <w:p w14:paraId="48687B36" w14:textId="77777777" w:rsidR="00CD32CE" w:rsidRDefault="00000000">
      <w:pPr>
        <w:spacing w:after="100" w:line="360" w:lineRule="auto"/>
        <w:jc w:val="both"/>
      </w:pPr>
      <w:r>
        <w:t xml:space="preserve">The Catkin-based micro-crystal cellulose (M1–M3) unveiled a relatively coarse and wide range of particle size distribution, as demonstrated by the gradual increment in percentile diameters from D5 = 6.89 µm to D90 = 68.41 µm., depicted in Fig. 4. In addition, the median particle size was 23.98 µm, affirming that 50% particle were less than 23.98 µm. Moreover, 5%, 10%, 25%, 50%, 75%, and 90% particles were less than 6.89, 7.63, 11.72, 23.98, 43.42, and 68.41 µm, respectively, illustrated in Table 1. </w:t>
      </w:r>
      <w:del w:id="295" w:author="1024022143 - MHS" w:date="2026-08-19T00:00:00Z">
        <w:r>
          <w:delText>Though the obtained CMC from catkin cellulose ranged widely, the 90% produced CMC was less than 68.41 µm, confirming well development of CMC and suggesting non-uniform particle distribution of the sample</w:delText>
        </w:r>
      </w:del>
      <w:ins w:id="296" w:author="1024022143 - MHS" w:date="2026-08-19T00:00:00Z">
        <w:r>
          <w:t>The catkin CMC spanned a wide range, yet 90% of it stayed below 68.41 µm, which indicated that the CMC had been well produced although its distribution was not uniform</w:t>
        </w:r>
      </w:ins>
      <w:r>
        <w:t xml:space="preserve"> [72,73]. </w:t>
      </w:r>
      <w:del w:id="297" w:author="1024022143 - MHS" w:date="2026-08-19T00:00:00Z">
        <w:r>
          <w:delText>Since it was claimed that CMC was produced, the particle size analysis was conducted.</w:delText>
        </w:r>
      </w:del>
      <w:ins w:id="298" w:author="1024022143 - MHS" w:date="2026-08-19T00:00:00Z">
        <w:r>
          <w:t>The analysis was undertaken because the product had been claimed as CMC.</w:t>
        </w:r>
      </w:ins>
    </w:p>
    <w:p w14:paraId="6B4BA446" w14:textId="77777777" w:rsidR="00CD32CE" w:rsidRDefault="00CD32CE">
      <w:pPr>
        <w:spacing w:after="100" w:line="360" w:lineRule="auto"/>
        <w:jc w:val="both"/>
      </w:pPr>
    </w:p>
    <w:p w14:paraId="4FEA1394" w14:textId="77777777" w:rsidR="00CD32CE" w:rsidRDefault="00CD32CE">
      <w:pPr>
        <w:spacing w:after="100" w:line="360" w:lineRule="auto"/>
        <w:jc w:val="both"/>
      </w:pPr>
    </w:p>
    <w:p w14:paraId="61FE023C" w14:textId="77777777" w:rsidR="00CD32CE" w:rsidRDefault="00CD32CE">
      <w:pPr>
        <w:spacing w:after="100" w:line="360" w:lineRule="auto"/>
        <w:jc w:val="both"/>
      </w:pPr>
    </w:p>
    <w:p w14:paraId="68A8A018" w14:textId="77777777" w:rsidR="00CD32CE" w:rsidRDefault="00CD32CE">
      <w:pPr>
        <w:spacing w:after="100" w:line="360" w:lineRule="auto"/>
        <w:jc w:val="both"/>
      </w:pPr>
    </w:p>
    <w:p w14:paraId="2812B2EE" w14:textId="77777777" w:rsidR="00CD32CE" w:rsidRDefault="00CD32CE">
      <w:pPr>
        <w:spacing w:after="100" w:line="360" w:lineRule="auto"/>
        <w:jc w:val="center"/>
      </w:pPr>
    </w:p>
    <w:p w14:paraId="706711C0" w14:textId="77777777" w:rsidR="00CD32CE" w:rsidRDefault="00CD32CE">
      <w:pPr>
        <w:spacing w:after="100" w:line="360" w:lineRule="auto"/>
        <w:jc w:val="center"/>
      </w:pPr>
    </w:p>
    <w:p w14:paraId="3D20E2EB" w14:textId="77777777" w:rsidR="00CD32CE" w:rsidRDefault="00CD32CE">
      <w:pPr>
        <w:spacing w:after="100" w:line="360" w:lineRule="auto"/>
        <w:jc w:val="center"/>
      </w:pPr>
    </w:p>
    <w:p w14:paraId="31AE2810" w14:textId="77777777" w:rsidR="00CD32CE" w:rsidRDefault="00CD32CE">
      <w:pPr>
        <w:spacing w:after="100" w:line="360" w:lineRule="auto"/>
        <w:jc w:val="center"/>
      </w:pPr>
    </w:p>
    <w:p w14:paraId="2016027D" w14:textId="77777777" w:rsidR="00351519" w:rsidRDefault="00351519">
      <w:pPr>
        <w:pStyle w:val="Caption"/>
        <w:rPr>
          <w:ins w:id="299" w:author="M H S" w:date="2026-08-19T02:39:00Z" w16du:dateUtc="2026-08-18T20:39:00Z"/>
        </w:rPr>
      </w:pPr>
    </w:p>
    <w:p w14:paraId="235284E2" w14:textId="77777777" w:rsidR="00351519" w:rsidRDefault="00351519">
      <w:pPr>
        <w:pStyle w:val="Caption"/>
        <w:rPr>
          <w:ins w:id="300" w:author="M H S" w:date="2026-08-19T02:39:00Z" w16du:dateUtc="2026-08-18T20:39:00Z"/>
        </w:rPr>
      </w:pPr>
    </w:p>
    <w:p w14:paraId="5790F53A" w14:textId="77777777" w:rsidR="00351519" w:rsidRDefault="00351519">
      <w:pPr>
        <w:pStyle w:val="Caption"/>
        <w:rPr>
          <w:ins w:id="301" w:author="M H S" w:date="2026-08-19T02:39:00Z" w16du:dateUtc="2026-08-18T20:39:00Z"/>
        </w:rPr>
      </w:pPr>
    </w:p>
    <w:p w14:paraId="0143CDBA" w14:textId="4C7CD924" w:rsidR="00CD32CE" w:rsidRDefault="00000000">
      <w:pPr>
        <w:pStyle w:val="Caption"/>
      </w:pPr>
      <w:r>
        <w:t>Figure 4: Particle Size distribution of cellulose micro-crystals of Catkin</w:t>
      </w:r>
    </w:p>
    <w:p w14:paraId="7B531B23" w14:textId="7AA8AF82" w:rsidR="00CD32CE" w:rsidRDefault="00000000">
      <w:pPr>
        <w:pStyle w:val="Caption"/>
        <w:jc w:val="left"/>
      </w:pPr>
      <w:r>
        <w:t>Table 1: Particle Size distribution of CMC derived from Catkin</w:t>
      </w:r>
      <w:fldSimple w:instr=" SEQ Table \* ARABIC "/>
    </w:p>
    <w:tbl>
      <w:tblPr>
        <w:tblW w:w="9600" w:type="dxa"/>
        <w:tblLayout w:type="fixed"/>
        <w:tblCellMar>
          <w:top w:w="40" w:type="dxa"/>
          <w:left w:w="80" w:type="dxa"/>
          <w:bottom w:w="40" w:type="dxa"/>
          <w:right w:w="80" w:type="dxa"/>
        </w:tblCellMar>
        <w:tblLook w:val="04A0" w:firstRow="1" w:lastRow="0" w:firstColumn="1" w:lastColumn="0" w:noHBand="0" w:noVBand="1"/>
      </w:tblPr>
      <w:tblGrid>
        <w:gridCol w:w="1201"/>
        <w:gridCol w:w="1800"/>
        <w:gridCol w:w="1500"/>
        <w:gridCol w:w="1699"/>
        <w:gridCol w:w="1700"/>
        <w:gridCol w:w="1700"/>
      </w:tblGrid>
      <w:tr w:rsidR="00CD32CE" w14:paraId="0B8E91A3"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505CA" w14:textId="77777777" w:rsidR="00CD32CE" w:rsidRDefault="00000000">
            <w:pPr>
              <w:spacing w:line="276" w:lineRule="auto"/>
              <w:jc w:val="center"/>
            </w:pPr>
            <w:r>
              <w:rPr>
                <w:b/>
                <w:bCs/>
                <w:sz w:val="20"/>
                <w:szCs w:val="20"/>
              </w:rPr>
              <w:t>% &lt;</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8FBE02F" w14:textId="77777777" w:rsidR="00CD32CE" w:rsidRDefault="00000000">
            <w:pPr>
              <w:spacing w:line="276" w:lineRule="auto"/>
              <w:jc w:val="center"/>
            </w:pPr>
            <w:r>
              <w:rPr>
                <w:b/>
                <w:bCs/>
                <w:sz w:val="20"/>
                <w:szCs w:val="20"/>
              </w:rPr>
              <w:t>mean µm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D4680D" w14:textId="77777777" w:rsidR="00CD32CE" w:rsidRDefault="00000000">
            <w:pPr>
              <w:spacing w:line="276" w:lineRule="auto"/>
              <w:jc w:val="center"/>
            </w:pPr>
            <w:r>
              <w:rPr>
                <w:b/>
                <w:bCs/>
                <w:sz w:val="20"/>
                <w:szCs w:val="20"/>
              </w:rPr>
              <w:t>CV [%]</w:t>
            </w:r>
          </w:p>
        </w:tc>
        <w:tc>
          <w:tcPr>
            <w:tcW w:w="1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8BA06" w14:textId="77777777" w:rsidR="00CD32CE" w:rsidRDefault="00000000">
            <w:pPr>
              <w:spacing w:line="276" w:lineRule="auto"/>
              <w:jc w:val="center"/>
            </w:pPr>
            <w:r>
              <w:rPr>
                <w:b/>
                <w:bCs/>
                <w:sz w:val="20"/>
                <w:szCs w:val="20"/>
              </w:rPr>
              <w:t>M1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FF56965" w14:textId="77777777" w:rsidR="00CD32CE" w:rsidRDefault="00000000">
            <w:pPr>
              <w:spacing w:line="276" w:lineRule="auto"/>
              <w:jc w:val="center"/>
            </w:pPr>
            <w:r>
              <w:rPr>
                <w:b/>
                <w:bCs/>
                <w:sz w:val="20"/>
                <w:szCs w:val="20"/>
              </w:rPr>
              <w:t>M2 (Catkin)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D93337" w14:textId="77777777" w:rsidR="00CD32CE" w:rsidRDefault="00000000">
            <w:pPr>
              <w:spacing w:line="276" w:lineRule="auto"/>
              <w:jc w:val="center"/>
            </w:pPr>
            <w:r>
              <w:rPr>
                <w:b/>
                <w:bCs/>
                <w:sz w:val="20"/>
                <w:szCs w:val="20"/>
              </w:rPr>
              <w:t>M3 (Catkin)</w:t>
            </w:r>
          </w:p>
        </w:tc>
      </w:tr>
      <w:tr w:rsidR="00CD32CE" w14:paraId="3812B1A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775C6B8" w14:textId="77777777" w:rsidR="00CD32CE" w:rsidRDefault="00000000">
            <w:pPr>
              <w:spacing w:line="276" w:lineRule="auto"/>
            </w:pPr>
            <w:r>
              <w:rPr>
                <w:sz w:val="20"/>
                <w:szCs w:val="20"/>
              </w:rPr>
              <w:t>5</w:t>
            </w:r>
          </w:p>
        </w:tc>
        <w:tc>
          <w:tcPr>
            <w:tcW w:w="1800" w:type="dxa"/>
            <w:tcBorders>
              <w:top w:val="single" w:sz="4" w:space="0" w:color="000000"/>
              <w:left w:val="single" w:sz="4" w:space="0" w:color="000000"/>
              <w:bottom w:val="single" w:sz="4" w:space="0" w:color="000000"/>
              <w:right w:val="single" w:sz="4" w:space="0" w:color="000000"/>
            </w:tcBorders>
            <w:vAlign w:val="center"/>
          </w:tcPr>
          <w:p w14:paraId="7C557CFF" w14:textId="77777777" w:rsidR="00CD32CE" w:rsidRDefault="00000000">
            <w:pPr>
              <w:spacing w:line="276" w:lineRule="auto"/>
            </w:pPr>
            <w:r>
              <w:rPr>
                <w:sz w:val="20"/>
                <w:szCs w:val="20"/>
              </w:rPr>
              <w:t>6.89</w:t>
            </w:r>
          </w:p>
        </w:tc>
        <w:tc>
          <w:tcPr>
            <w:tcW w:w="1500" w:type="dxa"/>
            <w:tcBorders>
              <w:top w:val="single" w:sz="4" w:space="0" w:color="000000"/>
              <w:left w:val="single" w:sz="4" w:space="0" w:color="000000"/>
              <w:bottom w:val="single" w:sz="4" w:space="0" w:color="000000"/>
              <w:right w:val="single" w:sz="4" w:space="0" w:color="000000"/>
            </w:tcBorders>
            <w:vAlign w:val="center"/>
          </w:tcPr>
          <w:p w14:paraId="76A94216" w14:textId="77777777" w:rsidR="00CD32CE" w:rsidRDefault="00000000">
            <w:pPr>
              <w:spacing w:line="276" w:lineRule="auto"/>
            </w:pPr>
            <w:r>
              <w:rPr>
                <w:sz w:val="20"/>
                <w:szCs w:val="20"/>
              </w:rPr>
              <w:t>0.13</w:t>
            </w:r>
          </w:p>
        </w:tc>
        <w:tc>
          <w:tcPr>
            <w:tcW w:w="1699" w:type="dxa"/>
            <w:tcBorders>
              <w:top w:val="single" w:sz="4" w:space="0" w:color="000000"/>
              <w:left w:val="single" w:sz="4" w:space="0" w:color="000000"/>
              <w:bottom w:val="single" w:sz="4" w:space="0" w:color="000000"/>
              <w:right w:val="single" w:sz="4" w:space="0" w:color="000000"/>
            </w:tcBorders>
            <w:vAlign w:val="center"/>
          </w:tcPr>
          <w:p w14:paraId="56594525" w14:textId="77777777" w:rsidR="00CD32CE" w:rsidRDefault="00000000">
            <w:pPr>
              <w:spacing w:line="276" w:lineRule="auto"/>
            </w:pPr>
            <w:r>
              <w:rPr>
                <w:sz w:val="20"/>
                <w:szCs w:val="20"/>
              </w:rPr>
              <w:t>6.9</w:t>
            </w:r>
          </w:p>
        </w:tc>
        <w:tc>
          <w:tcPr>
            <w:tcW w:w="1700" w:type="dxa"/>
            <w:tcBorders>
              <w:top w:val="single" w:sz="4" w:space="0" w:color="000000"/>
              <w:left w:val="single" w:sz="4" w:space="0" w:color="000000"/>
              <w:bottom w:val="single" w:sz="4" w:space="0" w:color="000000"/>
              <w:right w:val="single" w:sz="4" w:space="0" w:color="000000"/>
            </w:tcBorders>
            <w:vAlign w:val="center"/>
          </w:tcPr>
          <w:p w14:paraId="39BE7FB9" w14:textId="77777777" w:rsidR="00CD32CE" w:rsidRDefault="00000000">
            <w:pPr>
              <w:spacing w:line="276" w:lineRule="auto"/>
            </w:pPr>
            <w:r>
              <w:rPr>
                <w:sz w:val="20"/>
                <w:szCs w:val="20"/>
              </w:rPr>
              <w:t>6.88</w:t>
            </w:r>
          </w:p>
        </w:tc>
        <w:tc>
          <w:tcPr>
            <w:tcW w:w="1700" w:type="dxa"/>
            <w:tcBorders>
              <w:top w:val="single" w:sz="4" w:space="0" w:color="000000"/>
              <w:left w:val="single" w:sz="4" w:space="0" w:color="000000"/>
              <w:bottom w:val="single" w:sz="4" w:space="0" w:color="000000"/>
              <w:right w:val="single" w:sz="4" w:space="0" w:color="000000"/>
            </w:tcBorders>
            <w:vAlign w:val="center"/>
          </w:tcPr>
          <w:p w14:paraId="5C36A988" w14:textId="77777777" w:rsidR="00CD32CE" w:rsidRDefault="00000000">
            <w:pPr>
              <w:spacing w:line="276" w:lineRule="auto"/>
            </w:pPr>
            <w:r>
              <w:rPr>
                <w:sz w:val="20"/>
                <w:szCs w:val="20"/>
              </w:rPr>
              <w:t>6.87</w:t>
            </w:r>
          </w:p>
        </w:tc>
      </w:tr>
      <w:tr w:rsidR="00CD32CE" w14:paraId="715A25E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4035448E" w14:textId="77777777" w:rsidR="00CD32CE" w:rsidRDefault="00000000">
            <w:pPr>
              <w:spacing w:line="276" w:lineRule="auto"/>
            </w:pPr>
            <w:r>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vAlign w:val="center"/>
          </w:tcPr>
          <w:p w14:paraId="5693D7F9" w14:textId="77777777" w:rsidR="00CD32CE" w:rsidRDefault="00000000">
            <w:pPr>
              <w:spacing w:line="276" w:lineRule="auto"/>
            </w:pPr>
            <w:r>
              <w:rPr>
                <w:sz w:val="20"/>
                <w:szCs w:val="20"/>
              </w:rPr>
              <w:t>7.63</w:t>
            </w:r>
          </w:p>
        </w:tc>
        <w:tc>
          <w:tcPr>
            <w:tcW w:w="1500" w:type="dxa"/>
            <w:tcBorders>
              <w:top w:val="single" w:sz="4" w:space="0" w:color="000000"/>
              <w:left w:val="single" w:sz="4" w:space="0" w:color="000000"/>
              <w:bottom w:val="single" w:sz="4" w:space="0" w:color="000000"/>
              <w:right w:val="single" w:sz="4" w:space="0" w:color="000000"/>
            </w:tcBorders>
            <w:vAlign w:val="center"/>
          </w:tcPr>
          <w:p w14:paraId="00D143E0" w14:textId="77777777" w:rsidR="00CD32CE" w:rsidRDefault="00000000">
            <w:pPr>
              <w:spacing w:line="276" w:lineRule="auto"/>
            </w:pPr>
            <w:r>
              <w:rPr>
                <w:sz w:val="20"/>
                <w:szCs w:val="20"/>
              </w:rPr>
              <w:t>0.29</w:t>
            </w:r>
          </w:p>
        </w:tc>
        <w:tc>
          <w:tcPr>
            <w:tcW w:w="1699" w:type="dxa"/>
            <w:tcBorders>
              <w:top w:val="single" w:sz="4" w:space="0" w:color="000000"/>
              <w:left w:val="single" w:sz="4" w:space="0" w:color="000000"/>
              <w:bottom w:val="single" w:sz="4" w:space="0" w:color="000000"/>
              <w:right w:val="single" w:sz="4" w:space="0" w:color="000000"/>
            </w:tcBorders>
            <w:vAlign w:val="center"/>
          </w:tcPr>
          <w:p w14:paraId="7725A8BC" w14:textId="77777777" w:rsidR="00CD32CE" w:rsidRDefault="00000000">
            <w:pPr>
              <w:spacing w:line="276" w:lineRule="auto"/>
            </w:pPr>
            <w:r>
              <w:rPr>
                <w:sz w:val="20"/>
                <w:szCs w:val="20"/>
              </w:rPr>
              <w:t>7.65</w:t>
            </w:r>
          </w:p>
        </w:tc>
        <w:tc>
          <w:tcPr>
            <w:tcW w:w="1700" w:type="dxa"/>
            <w:tcBorders>
              <w:top w:val="single" w:sz="4" w:space="0" w:color="000000"/>
              <w:left w:val="single" w:sz="4" w:space="0" w:color="000000"/>
              <w:bottom w:val="single" w:sz="4" w:space="0" w:color="000000"/>
              <w:right w:val="single" w:sz="4" w:space="0" w:color="000000"/>
            </w:tcBorders>
            <w:vAlign w:val="center"/>
          </w:tcPr>
          <w:p w14:paraId="7AC7359F" w14:textId="77777777" w:rsidR="00CD32CE" w:rsidRDefault="00000000">
            <w:pPr>
              <w:spacing w:line="276" w:lineRule="auto"/>
            </w:pPr>
            <w:r>
              <w:rPr>
                <w:sz w:val="20"/>
                <w:szCs w:val="20"/>
              </w:rPr>
              <w:t>7.61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7610DC5" w14:textId="77777777" w:rsidR="00CD32CE" w:rsidRDefault="00000000">
            <w:pPr>
              <w:spacing w:line="276" w:lineRule="auto"/>
            </w:pPr>
            <w:r>
              <w:rPr>
                <w:sz w:val="20"/>
                <w:szCs w:val="20"/>
              </w:rPr>
              <w:t>7.58</w:t>
            </w:r>
          </w:p>
        </w:tc>
      </w:tr>
      <w:tr w:rsidR="00CD32CE" w14:paraId="27AE61E9"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2A6C882D" w14:textId="77777777" w:rsidR="00CD32CE" w:rsidRDefault="00000000">
            <w:pPr>
              <w:spacing w:line="276" w:lineRule="auto"/>
            </w:pPr>
            <w:r>
              <w:rPr>
                <w:sz w:val="20"/>
                <w:szCs w:val="20"/>
              </w:rPr>
              <w:t>25</w:t>
            </w:r>
          </w:p>
        </w:tc>
        <w:tc>
          <w:tcPr>
            <w:tcW w:w="1800" w:type="dxa"/>
            <w:tcBorders>
              <w:top w:val="single" w:sz="4" w:space="0" w:color="000000"/>
              <w:left w:val="single" w:sz="4" w:space="0" w:color="000000"/>
              <w:bottom w:val="single" w:sz="4" w:space="0" w:color="000000"/>
              <w:right w:val="single" w:sz="4" w:space="0" w:color="000000"/>
            </w:tcBorders>
            <w:vAlign w:val="center"/>
          </w:tcPr>
          <w:p w14:paraId="20B0F300" w14:textId="77777777" w:rsidR="00CD32CE" w:rsidRDefault="00000000">
            <w:pPr>
              <w:spacing w:line="276" w:lineRule="auto"/>
            </w:pPr>
            <w:r>
              <w:rPr>
                <w:sz w:val="20"/>
                <w:szCs w:val="20"/>
              </w:rPr>
              <w:t>11.72</w:t>
            </w:r>
          </w:p>
        </w:tc>
        <w:tc>
          <w:tcPr>
            <w:tcW w:w="1500" w:type="dxa"/>
            <w:tcBorders>
              <w:top w:val="single" w:sz="4" w:space="0" w:color="000000"/>
              <w:left w:val="single" w:sz="4" w:space="0" w:color="000000"/>
              <w:bottom w:val="single" w:sz="4" w:space="0" w:color="000000"/>
              <w:right w:val="single" w:sz="4" w:space="0" w:color="000000"/>
            </w:tcBorders>
            <w:vAlign w:val="center"/>
          </w:tcPr>
          <w:p w14:paraId="3F6719DF" w14:textId="77777777" w:rsidR="00CD32CE" w:rsidRDefault="00000000">
            <w:pPr>
              <w:spacing w:line="276" w:lineRule="auto"/>
            </w:pPr>
            <w:r>
              <w:rPr>
                <w:sz w:val="20"/>
                <w:szCs w:val="20"/>
              </w:rPr>
              <w:t>0.6</w:t>
            </w:r>
          </w:p>
        </w:tc>
        <w:tc>
          <w:tcPr>
            <w:tcW w:w="1699" w:type="dxa"/>
            <w:tcBorders>
              <w:top w:val="single" w:sz="4" w:space="0" w:color="000000"/>
              <w:left w:val="single" w:sz="4" w:space="0" w:color="000000"/>
              <w:bottom w:val="single" w:sz="4" w:space="0" w:color="000000"/>
              <w:right w:val="single" w:sz="4" w:space="0" w:color="000000"/>
            </w:tcBorders>
            <w:vAlign w:val="center"/>
          </w:tcPr>
          <w:p w14:paraId="715855CD" w14:textId="77777777" w:rsidR="00CD32CE" w:rsidRDefault="00000000">
            <w:pPr>
              <w:spacing w:line="276" w:lineRule="auto"/>
            </w:pPr>
            <w:r>
              <w:rPr>
                <w:sz w:val="20"/>
                <w:szCs w:val="20"/>
              </w:rPr>
              <w:t>11.79</w:t>
            </w:r>
          </w:p>
        </w:tc>
        <w:tc>
          <w:tcPr>
            <w:tcW w:w="1700" w:type="dxa"/>
            <w:tcBorders>
              <w:top w:val="single" w:sz="4" w:space="0" w:color="000000"/>
              <w:left w:val="single" w:sz="4" w:space="0" w:color="000000"/>
              <w:bottom w:val="single" w:sz="4" w:space="0" w:color="000000"/>
              <w:right w:val="single" w:sz="4" w:space="0" w:color="000000"/>
            </w:tcBorders>
            <w:vAlign w:val="center"/>
          </w:tcPr>
          <w:p w14:paraId="64E098D9" w14:textId="77777777" w:rsidR="00CD32CE" w:rsidRDefault="00000000">
            <w:pPr>
              <w:spacing w:line="276" w:lineRule="auto"/>
            </w:pPr>
            <w:r>
              <w:rPr>
                <w:sz w:val="20"/>
                <w:szCs w:val="20"/>
              </w:rPr>
              <w:t>11.65</w:t>
            </w:r>
          </w:p>
        </w:tc>
        <w:tc>
          <w:tcPr>
            <w:tcW w:w="1700" w:type="dxa"/>
            <w:tcBorders>
              <w:top w:val="single" w:sz="4" w:space="0" w:color="000000"/>
              <w:left w:val="single" w:sz="4" w:space="0" w:color="000000"/>
              <w:bottom w:val="single" w:sz="4" w:space="0" w:color="000000"/>
              <w:right w:val="single" w:sz="4" w:space="0" w:color="000000"/>
            </w:tcBorders>
            <w:vAlign w:val="center"/>
          </w:tcPr>
          <w:p w14:paraId="1754B4F2" w14:textId="77777777" w:rsidR="00CD32CE" w:rsidRDefault="00000000">
            <w:pPr>
              <w:spacing w:line="276" w:lineRule="auto"/>
            </w:pPr>
            <w:r>
              <w:rPr>
                <w:sz w:val="20"/>
                <w:szCs w:val="20"/>
              </w:rPr>
              <w:t>11.57</w:t>
            </w:r>
          </w:p>
        </w:tc>
      </w:tr>
      <w:tr w:rsidR="00CD32CE" w14:paraId="7E550091"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67EEF1BF" w14:textId="77777777" w:rsidR="00CD32CE" w:rsidRDefault="00000000">
            <w:pPr>
              <w:spacing w:line="276" w:lineRule="auto"/>
            </w:pPr>
            <w:r>
              <w:rPr>
                <w:sz w:val="20"/>
                <w:szCs w:val="20"/>
              </w:rPr>
              <w:t>50</w:t>
            </w:r>
          </w:p>
        </w:tc>
        <w:tc>
          <w:tcPr>
            <w:tcW w:w="1800" w:type="dxa"/>
            <w:tcBorders>
              <w:top w:val="single" w:sz="4" w:space="0" w:color="000000"/>
              <w:left w:val="single" w:sz="4" w:space="0" w:color="000000"/>
              <w:bottom w:val="single" w:sz="4" w:space="0" w:color="000000"/>
              <w:right w:val="single" w:sz="4" w:space="0" w:color="000000"/>
            </w:tcBorders>
            <w:vAlign w:val="center"/>
          </w:tcPr>
          <w:p w14:paraId="54BD1EE0" w14:textId="77777777" w:rsidR="00CD32CE" w:rsidRDefault="00000000">
            <w:pPr>
              <w:spacing w:line="276" w:lineRule="auto"/>
            </w:pPr>
            <w:r>
              <w:rPr>
                <w:sz w:val="20"/>
                <w:szCs w:val="20"/>
              </w:rPr>
              <w:t>23.98</w:t>
            </w:r>
          </w:p>
        </w:tc>
        <w:tc>
          <w:tcPr>
            <w:tcW w:w="1500" w:type="dxa"/>
            <w:tcBorders>
              <w:top w:val="single" w:sz="4" w:space="0" w:color="000000"/>
              <w:left w:val="single" w:sz="4" w:space="0" w:color="000000"/>
              <w:bottom w:val="single" w:sz="4" w:space="0" w:color="000000"/>
              <w:right w:val="single" w:sz="4" w:space="0" w:color="000000"/>
            </w:tcBorders>
            <w:vAlign w:val="center"/>
          </w:tcPr>
          <w:p w14:paraId="76566631" w14:textId="77777777" w:rsidR="00CD32CE" w:rsidRDefault="00000000">
            <w:pPr>
              <w:spacing w:line="276" w:lineRule="auto"/>
            </w:pPr>
            <w:r>
              <w:rPr>
                <w:sz w:val="20"/>
                <w:szCs w:val="20"/>
              </w:rPr>
              <w:t>1.53</w:t>
            </w:r>
          </w:p>
        </w:tc>
        <w:tc>
          <w:tcPr>
            <w:tcW w:w="1699" w:type="dxa"/>
            <w:tcBorders>
              <w:top w:val="single" w:sz="4" w:space="0" w:color="000000"/>
              <w:left w:val="single" w:sz="4" w:space="0" w:color="000000"/>
              <w:bottom w:val="single" w:sz="4" w:space="0" w:color="000000"/>
              <w:right w:val="single" w:sz="4" w:space="0" w:color="000000"/>
            </w:tcBorders>
            <w:vAlign w:val="center"/>
          </w:tcPr>
          <w:p w14:paraId="6B9B5870" w14:textId="77777777" w:rsidR="00CD32CE" w:rsidRDefault="00000000">
            <w:pPr>
              <w:spacing w:line="276" w:lineRule="auto"/>
            </w:pPr>
            <w:r>
              <w:rPr>
                <w:sz w:val="20"/>
                <w:szCs w:val="20"/>
              </w:rPr>
              <w:t>24.34</w:t>
            </w:r>
          </w:p>
        </w:tc>
        <w:tc>
          <w:tcPr>
            <w:tcW w:w="1700" w:type="dxa"/>
            <w:tcBorders>
              <w:top w:val="single" w:sz="4" w:space="0" w:color="000000"/>
              <w:left w:val="single" w:sz="4" w:space="0" w:color="000000"/>
              <w:bottom w:val="single" w:sz="4" w:space="0" w:color="000000"/>
              <w:right w:val="single" w:sz="4" w:space="0" w:color="000000"/>
            </w:tcBorders>
            <w:vAlign w:val="center"/>
          </w:tcPr>
          <w:p w14:paraId="419CBD98" w14:textId="77777777" w:rsidR="00CD32CE" w:rsidRDefault="00000000">
            <w:pPr>
              <w:spacing w:line="276" w:lineRule="auto"/>
            </w:pPr>
            <w:r>
              <w:rPr>
                <w:sz w:val="20"/>
                <w:szCs w:val="20"/>
              </w:rPr>
              <w:t>23.61</w:t>
            </w:r>
          </w:p>
        </w:tc>
        <w:tc>
          <w:tcPr>
            <w:tcW w:w="1700" w:type="dxa"/>
            <w:tcBorders>
              <w:top w:val="single" w:sz="4" w:space="0" w:color="000000"/>
              <w:left w:val="single" w:sz="4" w:space="0" w:color="000000"/>
              <w:bottom w:val="single" w:sz="4" w:space="0" w:color="000000"/>
              <w:right w:val="single" w:sz="4" w:space="0" w:color="000000"/>
            </w:tcBorders>
            <w:vAlign w:val="center"/>
          </w:tcPr>
          <w:p w14:paraId="35224244" w14:textId="77777777" w:rsidR="00CD32CE" w:rsidRDefault="00000000">
            <w:pPr>
              <w:spacing w:line="276" w:lineRule="auto"/>
            </w:pPr>
            <w:r>
              <w:rPr>
                <w:sz w:val="20"/>
                <w:szCs w:val="20"/>
              </w:rPr>
              <w:t>23.04</w:t>
            </w:r>
          </w:p>
        </w:tc>
      </w:tr>
      <w:tr w:rsidR="00CD32CE" w14:paraId="39F7E7CA"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1E03C106" w14:textId="77777777" w:rsidR="00CD32CE" w:rsidRDefault="00000000">
            <w:pPr>
              <w:spacing w:line="276" w:lineRule="auto"/>
            </w:pPr>
            <w:r>
              <w:rPr>
                <w:sz w:val="20"/>
                <w:szCs w:val="20"/>
              </w:rPr>
              <w:t>75</w:t>
            </w:r>
          </w:p>
        </w:tc>
        <w:tc>
          <w:tcPr>
            <w:tcW w:w="1800" w:type="dxa"/>
            <w:tcBorders>
              <w:top w:val="single" w:sz="4" w:space="0" w:color="000000"/>
              <w:left w:val="single" w:sz="4" w:space="0" w:color="000000"/>
              <w:bottom w:val="single" w:sz="4" w:space="0" w:color="000000"/>
              <w:right w:val="single" w:sz="4" w:space="0" w:color="000000"/>
            </w:tcBorders>
            <w:vAlign w:val="center"/>
          </w:tcPr>
          <w:p w14:paraId="1110D0E2" w14:textId="77777777" w:rsidR="00CD32CE" w:rsidRDefault="00000000">
            <w:pPr>
              <w:spacing w:line="276" w:lineRule="auto"/>
            </w:pPr>
            <w:r>
              <w:rPr>
                <w:sz w:val="20"/>
                <w:szCs w:val="20"/>
              </w:rPr>
              <w:t>43.42</w:t>
            </w:r>
          </w:p>
        </w:tc>
        <w:tc>
          <w:tcPr>
            <w:tcW w:w="1500" w:type="dxa"/>
            <w:tcBorders>
              <w:top w:val="single" w:sz="4" w:space="0" w:color="000000"/>
              <w:left w:val="single" w:sz="4" w:space="0" w:color="000000"/>
              <w:bottom w:val="single" w:sz="4" w:space="0" w:color="000000"/>
              <w:right w:val="single" w:sz="4" w:space="0" w:color="000000"/>
            </w:tcBorders>
            <w:vAlign w:val="center"/>
          </w:tcPr>
          <w:p w14:paraId="4D2A2F70" w14:textId="77777777" w:rsidR="00CD32CE" w:rsidRDefault="00000000">
            <w:pPr>
              <w:spacing w:line="276" w:lineRule="auto"/>
            </w:pPr>
            <w:r>
              <w:rPr>
                <w:sz w:val="20"/>
                <w:szCs w:val="20"/>
              </w:rPr>
              <w:t>1.88</w:t>
            </w:r>
          </w:p>
        </w:tc>
        <w:tc>
          <w:tcPr>
            <w:tcW w:w="1699" w:type="dxa"/>
            <w:tcBorders>
              <w:top w:val="single" w:sz="4" w:space="0" w:color="000000"/>
              <w:left w:val="single" w:sz="4" w:space="0" w:color="000000"/>
              <w:bottom w:val="single" w:sz="4" w:space="0" w:color="000000"/>
              <w:right w:val="single" w:sz="4" w:space="0" w:color="000000"/>
            </w:tcBorders>
            <w:vAlign w:val="center"/>
          </w:tcPr>
          <w:p w14:paraId="666AC483" w14:textId="77777777" w:rsidR="00CD32CE" w:rsidRDefault="00000000">
            <w:pPr>
              <w:spacing w:line="276" w:lineRule="auto"/>
            </w:pPr>
            <w:r>
              <w:rPr>
                <w:sz w:val="20"/>
                <w:szCs w:val="20"/>
              </w:rPr>
              <w:t>44.24</w:t>
            </w:r>
          </w:p>
        </w:tc>
        <w:tc>
          <w:tcPr>
            <w:tcW w:w="1700" w:type="dxa"/>
            <w:tcBorders>
              <w:top w:val="single" w:sz="4" w:space="0" w:color="000000"/>
              <w:left w:val="single" w:sz="4" w:space="0" w:color="000000"/>
              <w:bottom w:val="single" w:sz="4" w:space="0" w:color="000000"/>
              <w:right w:val="single" w:sz="4" w:space="0" w:color="000000"/>
            </w:tcBorders>
            <w:vAlign w:val="center"/>
          </w:tcPr>
          <w:p w14:paraId="2901B3DA" w14:textId="77777777" w:rsidR="00CD32CE" w:rsidRDefault="00000000">
            <w:pPr>
              <w:spacing w:line="276" w:lineRule="auto"/>
            </w:pPr>
            <w:r>
              <w:rPr>
                <w:sz w:val="20"/>
                <w:szCs w:val="20"/>
              </w:rPr>
              <w:t>42.61</w:t>
            </w:r>
          </w:p>
        </w:tc>
        <w:tc>
          <w:tcPr>
            <w:tcW w:w="1700" w:type="dxa"/>
            <w:tcBorders>
              <w:top w:val="single" w:sz="4" w:space="0" w:color="000000"/>
              <w:left w:val="single" w:sz="4" w:space="0" w:color="000000"/>
              <w:bottom w:val="single" w:sz="4" w:space="0" w:color="000000"/>
              <w:right w:val="single" w:sz="4" w:space="0" w:color="000000"/>
            </w:tcBorders>
            <w:vAlign w:val="center"/>
          </w:tcPr>
          <w:p w14:paraId="415D7901" w14:textId="77777777" w:rsidR="00CD32CE" w:rsidRDefault="00000000">
            <w:pPr>
              <w:spacing w:line="276" w:lineRule="auto"/>
            </w:pPr>
            <w:r>
              <w:rPr>
                <w:sz w:val="20"/>
                <w:szCs w:val="20"/>
              </w:rPr>
              <w:t>41.73</w:t>
            </w:r>
          </w:p>
        </w:tc>
      </w:tr>
      <w:tr w:rsidR="00CD32CE" w14:paraId="7BCAEFF4" w14:textId="77777777">
        <w:tc>
          <w:tcPr>
            <w:tcW w:w="1200" w:type="dxa"/>
            <w:tcBorders>
              <w:top w:val="single" w:sz="4" w:space="0" w:color="000000"/>
              <w:left w:val="single" w:sz="4" w:space="0" w:color="000000"/>
              <w:bottom w:val="single" w:sz="4" w:space="0" w:color="000000"/>
              <w:right w:val="single" w:sz="4" w:space="0" w:color="000000"/>
            </w:tcBorders>
            <w:vAlign w:val="center"/>
          </w:tcPr>
          <w:p w14:paraId="768414B5" w14:textId="77777777" w:rsidR="00CD32CE" w:rsidRDefault="00000000">
            <w:pPr>
              <w:spacing w:line="276" w:lineRule="auto"/>
            </w:pPr>
            <w:r>
              <w:rPr>
                <w:sz w:val="20"/>
                <w:szCs w:val="20"/>
              </w:rPr>
              <w:t>90</w:t>
            </w:r>
          </w:p>
        </w:tc>
        <w:tc>
          <w:tcPr>
            <w:tcW w:w="1800" w:type="dxa"/>
            <w:tcBorders>
              <w:top w:val="single" w:sz="4" w:space="0" w:color="000000"/>
              <w:left w:val="single" w:sz="4" w:space="0" w:color="000000"/>
              <w:bottom w:val="single" w:sz="4" w:space="0" w:color="000000"/>
              <w:right w:val="single" w:sz="4" w:space="0" w:color="000000"/>
            </w:tcBorders>
            <w:vAlign w:val="center"/>
          </w:tcPr>
          <w:p w14:paraId="441B6C46" w14:textId="77777777" w:rsidR="00CD32CE" w:rsidRDefault="00000000">
            <w:pPr>
              <w:spacing w:line="276" w:lineRule="auto"/>
            </w:pPr>
            <w:r>
              <w:rPr>
                <w:sz w:val="20"/>
                <w:szCs w:val="20"/>
              </w:rPr>
              <w:t>68.41</w:t>
            </w:r>
          </w:p>
        </w:tc>
        <w:tc>
          <w:tcPr>
            <w:tcW w:w="1500" w:type="dxa"/>
            <w:tcBorders>
              <w:top w:val="single" w:sz="4" w:space="0" w:color="000000"/>
              <w:left w:val="single" w:sz="4" w:space="0" w:color="000000"/>
              <w:bottom w:val="single" w:sz="4" w:space="0" w:color="000000"/>
              <w:right w:val="single" w:sz="4" w:space="0" w:color="000000"/>
            </w:tcBorders>
            <w:vAlign w:val="center"/>
          </w:tcPr>
          <w:p w14:paraId="6B159178" w14:textId="77777777" w:rsidR="00CD32CE" w:rsidRDefault="00000000">
            <w:pPr>
              <w:spacing w:line="276" w:lineRule="auto"/>
            </w:pPr>
            <w:r>
              <w:rPr>
                <w:sz w:val="20"/>
                <w:szCs w:val="20"/>
              </w:rPr>
              <w:t>1.35</w:t>
            </w:r>
          </w:p>
        </w:tc>
        <w:tc>
          <w:tcPr>
            <w:tcW w:w="1699" w:type="dxa"/>
            <w:tcBorders>
              <w:top w:val="single" w:sz="4" w:space="0" w:color="000000"/>
              <w:left w:val="single" w:sz="4" w:space="0" w:color="000000"/>
              <w:bottom w:val="single" w:sz="4" w:space="0" w:color="000000"/>
              <w:right w:val="single" w:sz="4" w:space="0" w:color="000000"/>
            </w:tcBorders>
            <w:vAlign w:val="center"/>
          </w:tcPr>
          <w:p w14:paraId="357A92D8" w14:textId="77777777" w:rsidR="00CD32CE" w:rsidRDefault="00000000">
            <w:pPr>
              <w:spacing w:line="276" w:lineRule="auto"/>
            </w:pPr>
            <w:r>
              <w:rPr>
                <w:sz w:val="20"/>
                <w:szCs w:val="20"/>
              </w:rPr>
              <w:t>69.33</w:t>
            </w:r>
          </w:p>
        </w:tc>
        <w:tc>
          <w:tcPr>
            <w:tcW w:w="1700" w:type="dxa"/>
            <w:tcBorders>
              <w:top w:val="single" w:sz="4" w:space="0" w:color="000000"/>
              <w:left w:val="single" w:sz="4" w:space="0" w:color="000000"/>
              <w:bottom w:val="single" w:sz="4" w:space="0" w:color="000000"/>
              <w:right w:val="single" w:sz="4" w:space="0" w:color="000000"/>
            </w:tcBorders>
            <w:vAlign w:val="center"/>
          </w:tcPr>
          <w:p w14:paraId="3A6031D3" w14:textId="77777777" w:rsidR="00CD32CE" w:rsidRDefault="00000000">
            <w:pPr>
              <w:spacing w:line="276" w:lineRule="auto"/>
            </w:pPr>
            <w:r>
              <w:rPr>
                <w:sz w:val="20"/>
                <w:szCs w:val="20"/>
              </w:rPr>
              <w:t>67.49</w:t>
            </w:r>
          </w:p>
        </w:tc>
        <w:tc>
          <w:tcPr>
            <w:tcW w:w="1700" w:type="dxa"/>
            <w:tcBorders>
              <w:top w:val="single" w:sz="4" w:space="0" w:color="000000"/>
              <w:left w:val="single" w:sz="4" w:space="0" w:color="000000"/>
              <w:bottom w:val="single" w:sz="4" w:space="0" w:color="000000"/>
              <w:right w:val="single" w:sz="4" w:space="0" w:color="000000"/>
            </w:tcBorders>
            <w:vAlign w:val="center"/>
          </w:tcPr>
          <w:p w14:paraId="17643ED3" w14:textId="77777777" w:rsidR="00CD32CE" w:rsidRDefault="00000000">
            <w:pPr>
              <w:spacing w:line="276" w:lineRule="auto"/>
            </w:pPr>
            <w:r>
              <w:rPr>
                <w:sz w:val="20"/>
                <w:szCs w:val="20"/>
              </w:rPr>
              <w:t>66.3</w:t>
            </w:r>
          </w:p>
        </w:tc>
      </w:tr>
    </w:tbl>
    <w:p w14:paraId="33645289" w14:textId="77777777" w:rsidR="00CD32CE" w:rsidRDefault="00000000">
      <w:pPr>
        <w:spacing w:before="240" w:line="360" w:lineRule="auto"/>
      </w:pPr>
      <w:r>
        <w:rPr>
          <w:b/>
          <w:bCs/>
          <w:sz w:val="24"/>
          <w:szCs w:val="24"/>
        </w:rPr>
        <w:t>Morphological analysis and EDX</w:t>
      </w:r>
    </w:p>
    <w:p w14:paraId="2ABF2504" w14:textId="11FC9BCA" w:rsidR="00CD32CE" w:rsidRDefault="00000000">
      <w:pPr>
        <w:spacing w:after="100" w:line="360" w:lineRule="auto"/>
        <w:jc w:val="both"/>
      </w:pPr>
      <w:del w:id="302" w:author="1024022143 - MHS" w:date="2026-08-19T00:00:00Z">
        <w:r>
          <w:delText>The Surface morphology analysis was employed to reveal the surface of the biofilm and the changes on the surface after dye adsorption.</w:delText>
        </w:r>
      </w:del>
      <w:ins w:id="303" w:author="1024022143 - MHS" w:date="2026-08-19T00:00:00Z">
        <w:r>
          <w:t>Surface morphology was studied to see what the film looked like and how it changed once the dye had been taken up.</w:t>
        </w:r>
      </w:ins>
      <w:r>
        <w:t xml:space="preserve"> Fig. 5 (A) showed the FE-SEM micrograph of the Catkin-based biofilm, taken at different magnifications. </w:t>
      </w:r>
      <w:del w:id="304" w:author="1024022143 - MHS" w:date="2026-08-19T00:00:00Z">
        <w:r>
          <w:delText>Fig. 5 (A) displayed a smooth and uniform surface with minimal irregularities, suggesting a low degree of roughness on the surface.</w:delText>
        </w:r>
      </w:del>
      <w:ins w:id="305" w:author="1024022143 - MHS" w:date="2026-08-19T00:00:00Z">
        <w:r>
          <w:t>In Fig. 5 (A) the surface came out smooth and even, carrying few irregularities, so the roughness of the film was low.</w:t>
        </w:r>
      </w:ins>
      <w:r>
        <w:t xml:space="preserve"> </w:t>
      </w:r>
      <w:del w:id="306" w:author="1024022143 - MHS" w:date="2026-08-19T00:00:00Z">
        <w:r>
          <w:delText>Though a smooth texture was attributed, minimal amounts of irregularities were detected.</w:delText>
        </w:r>
      </w:del>
      <w:ins w:id="307" w:author="1024022143 - MHS" w:date="2026-08-19T00:00:00Z">
        <w:r>
          <w:t>Even with this smooth texture, a small number of irregularities could still be traced.</w:t>
        </w:r>
      </w:ins>
      <w:r>
        <w:t xml:space="preserve"> </w:t>
      </w:r>
      <w:del w:id="308" w:author="1024022143 - MHS" w:date="2026-08-19T00:00:00Z">
        <w:r>
          <w:delText>In addition, uneven distribution of CMC could be the reason behind it.</w:delText>
        </w:r>
      </w:del>
      <w:ins w:id="309" w:author="1024022143 - MHS" w:date="2026-08-19T00:00:00Z">
        <w:r>
          <w:t>CMC that had not spread evenly is probably what caused them.</w:t>
        </w:r>
      </w:ins>
      <w:r>
        <w:t xml:space="preserve"> </w:t>
      </w:r>
      <w:del w:id="310" w:author="1024022143 - MHS" w:date="2026-08-19T00:00:00Z">
        <w:r>
          <w:delText>Nevertheless, the micro-crystal cellulose structure was observed on the surface of the biofilm, Fig. 5(B) representing the CMC derived from Catkin.</w:delText>
        </w:r>
      </w:del>
      <w:ins w:id="311" w:author="1024022143 - MHS" w:date="2026-08-19T00:00:00Z">
        <w:r>
          <w:t>The micro-crystal cellulose could nonetheless be seen sitting on the film surface, and the Catkin-derived CMC is shown in Fig</w:t>
        </w:r>
      </w:ins>
      <w:ins w:id="312" w:author="M H S" w:date="2026-08-19T03:14:00Z" w16du:dateUtc="2026-08-18T21:14:00Z">
        <w:r w:rsidR="00162D53">
          <w:t>ure</w:t>
        </w:r>
      </w:ins>
      <w:ins w:id="313" w:author="1024022143 - MHS" w:date="2026-08-19T00:00:00Z">
        <w:del w:id="314" w:author="M H S" w:date="2026-08-19T03:14:00Z" w16du:dateUtc="2026-08-18T21:14:00Z">
          <w:r w:rsidDel="00162D53">
            <w:delText>.</w:delText>
          </w:r>
        </w:del>
        <w:r>
          <w:t xml:space="preserve"> 5(B).</w:t>
        </w:r>
      </w:ins>
      <w:r>
        <w:t xml:space="preserve"> </w:t>
      </w:r>
      <w:del w:id="315" w:author="1024022143 - MHS" w:date="2026-08-19T00:00:00Z">
        <w:r>
          <w:delText>Moreover, the surface of this thin film was nonporous and dense</w:delText>
        </w:r>
      </w:del>
      <w:ins w:id="316" w:author="1024022143 - MHS" w:date="2026-08-19T00:00:00Z">
        <w:r>
          <w:t>The thin film also carried a dense surface without pores</w:t>
        </w:r>
      </w:ins>
      <w:r>
        <w:t xml:space="preserve"> [74]. </w:t>
      </w:r>
      <w:del w:id="317" w:author="1024022143 - MHS" w:date="2026-08-19T00:00:00Z">
        <w:r>
          <w:delText>On the other hand, significant changes were observed on the biofilm after dye adsorption.</w:delText>
        </w:r>
      </w:del>
      <w:ins w:id="318" w:author="1024022143 - MHS" w:date="2026-08-19T00:00:00Z">
        <w:r>
          <w:t>The picture altered considerably once the film had adsorbed the dye.</w:t>
        </w:r>
      </w:ins>
      <w:r>
        <w:t xml:space="preserve"> </w:t>
      </w:r>
      <w:del w:id="319" w:author="1024022143 - MHS" w:date="2026-08-19T00:00:00Z">
        <w:r>
          <w:delText>The surface became non-uniform than before, and irregular adhesion of dye particles was noticed.</w:delText>
        </w:r>
      </w:del>
      <w:ins w:id="320" w:author="1024022143 - MHS" w:date="2026-08-19T00:00:00Z">
        <w:r>
          <w:t>The surface lost its evenness, and dye particles could be seen stuck to it in patches.</w:t>
        </w:r>
      </w:ins>
      <w:r>
        <w:t xml:space="preserve"> Fig</w:t>
      </w:r>
      <w:ins w:id="321" w:author="M H S" w:date="2026-08-19T03:15:00Z" w16du:dateUtc="2026-08-18T21:15:00Z">
        <w:r w:rsidR="00162D53">
          <w:t>ure</w:t>
        </w:r>
      </w:ins>
      <w:del w:id="322" w:author="M H S" w:date="2026-08-19T03:15:00Z" w16du:dateUtc="2026-08-18T21:15:00Z">
        <w:r w:rsidDel="00162D53">
          <w:delText>.</w:delText>
        </w:r>
      </w:del>
      <w:r>
        <w:t xml:space="preserve"> 5(C) illustrates the surface of catkin biofilm after dye adsorption. </w:t>
      </w:r>
      <w:del w:id="323" w:author="1024022143 - MHS" w:date="2026-08-19T00:00:00Z">
        <w:r>
          <w:delText>Therefore, this observation strongly validates the affirmation.</w:delText>
        </w:r>
      </w:del>
      <w:ins w:id="324" w:author="1024022143 - MHS" w:date="2026-08-19T00:00:00Z">
        <w:r>
          <w:t>This is clear support for what was claimed earlier.</w:t>
        </w:r>
      </w:ins>
      <w:r>
        <w:t xml:space="preserve"> In addition, Fig</w:t>
      </w:r>
      <w:ins w:id="325" w:author="M H S" w:date="2026-08-19T03:15:00Z" w16du:dateUtc="2026-08-18T21:15:00Z">
        <w:r w:rsidR="00162D53">
          <w:t>ure</w:t>
        </w:r>
      </w:ins>
      <w:del w:id="326" w:author="M H S" w:date="2026-08-19T03:15:00Z" w16du:dateUtc="2026-08-18T21:15:00Z">
        <w:r w:rsidDel="00162D53">
          <w:delText>.</w:delText>
        </w:r>
      </w:del>
      <w:r>
        <w:t xml:space="preserve"> 5(D) shows the dye particles. </w:t>
      </w:r>
      <w:del w:id="327" w:author="1024022143 - MHS" w:date="2026-08-19T00:00:00Z">
        <w:r>
          <w:delText>A previous study suggested that a high amount of TiO2 incorporation could have created agglomeration, consequently disrupting the structural uniformity and generating discontinuities along with heterogeneous surface morphology</w:delText>
        </w:r>
      </w:del>
      <w:ins w:id="328" w:author="1024022143 - MHS" w:date="2026-08-19T00:00:00Z">
        <w:r>
          <w:t>It has been reported earlier that loading TiO</w:t>
        </w:r>
        <w:r w:rsidRPr="00162D53">
          <w:rPr>
            <w:vertAlign w:val="subscript"/>
            <w:rPrChange w:id="329" w:author="M H S" w:date="2026-08-19T03:15:00Z" w16du:dateUtc="2026-08-18T21:15:00Z">
              <w:rPr/>
            </w:rPrChange>
          </w:rPr>
          <w:t>2</w:t>
        </w:r>
        <w:r>
          <w:t xml:space="preserve"> heavily may bring about agglomeration, upsetting the uniformity of the structure and leaving a discontinuous, heterogeneous surface</w:t>
        </w:r>
      </w:ins>
      <w:r>
        <w:t xml:space="preserve"> [75,76]. </w:t>
      </w:r>
      <w:del w:id="330" w:author="1024022143 - MHS" w:date="2026-08-19T00:00:00Z">
        <w:r>
          <w:delText>As a result, a significant amount of TiO2 was obscured in FE-</w:delText>
        </w:r>
        <w:r>
          <w:lastRenderedPageBreak/>
          <w:delText>SEM analysis due to adding a low amount of TiO2 nP.</w:delText>
        </w:r>
      </w:del>
      <w:ins w:id="331" w:author="1024022143 - MHS" w:date="2026-08-19T00:00:00Z">
        <w:r>
          <w:t>Because so little TiO</w:t>
        </w:r>
        <w:r w:rsidRPr="00162D53">
          <w:rPr>
            <w:vertAlign w:val="subscript"/>
            <w:rPrChange w:id="332" w:author="M H S" w:date="2026-08-19T03:15:00Z" w16du:dateUtc="2026-08-18T21:15:00Z">
              <w:rPr/>
            </w:rPrChange>
          </w:rPr>
          <w:t>2</w:t>
        </w:r>
        <w:r>
          <w:t xml:space="preserve"> nP went in, much of it stayed hidden in the FE-SEM images.</w:t>
        </w:r>
      </w:ins>
    </w:p>
    <w:p w14:paraId="01FBDCBA" w14:textId="77777777" w:rsidR="00CD32CE" w:rsidRDefault="00CD32CE">
      <w:pPr>
        <w:spacing w:after="100" w:line="360" w:lineRule="auto"/>
        <w:jc w:val="both"/>
      </w:pPr>
    </w:p>
    <w:p w14:paraId="364F8FFB" w14:textId="77777777" w:rsidR="00CD32CE" w:rsidRDefault="00CD32CE">
      <w:pPr>
        <w:spacing w:after="100" w:line="360" w:lineRule="auto"/>
        <w:jc w:val="both"/>
      </w:pPr>
    </w:p>
    <w:p w14:paraId="255363CF" w14:textId="77777777" w:rsidR="00CD32CE" w:rsidRDefault="00CD32CE">
      <w:pPr>
        <w:spacing w:after="100" w:line="360" w:lineRule="auto"/>
        <w:jc w:val="both"/>
      </w:pPr>
    </w:p>
    <w:p w14:paraId="0B28BB98" w14:textId="77777777" w:rsidR="00CD32CE" w:rsidRDefault="00CD32CE">
      <w:pPr>
        <w:spacing w:after="100" w:line="360" w:lineRule="auto"/>
        <w:jc w:val="both"/>
      </w:pPr>
    </w:p>
    <w:p w14:paraId="34B15CF5" w14:textId="77777777" w:rsidR="00CD32CE" w:rsidRDefault="00CD32CE">
      <w:pPr>
        <w:spacing w:after="100" w:line="360" w:lineRule="auto"/>
        <w:jc w:val="both"/>
      </w:pPr>
    </w:p>
    <w:p w14:paraId="1347F953" w14:textId="77777777" w:rsidR="00CD32CE" w:rsidRDefault="00CD32CE">
      <w:pPr>
        <w:spacing w:after="100" w:line="360" w:lineRule="auto"/>
        <w:jc w:val="both"/>
      </w:pPr>
    </w:p>
    <w:p w14:paraId="4B34A238" w14:textId="77777777" w:rsidR="00CD32CE" w:rsidRDefault="00CD32CE">
      <w:pPr>
        <w:spacing w:after="100" w:line="360" w:lineRule="auto"/>
        <w:jc w:val="both"/>
      </w:pPr>
    </w:p>
    <w:p w14:paraId="3D40199B" w14:textId="77777777" w:rsidR="00CD32CE" w:rsidRDefault="00CD32CE">
      <w:pPr>
        <w:spacing w:after="100" w:line="360" w:lineRule="auto"/>
        <w:jc w:val="both"/>
      </w:pPr>
    </w:p>
    <w:p w14:paraId="5F23324A" w14:textId="77777777" w:rsidR="00CD32CE" w:rsidRDefault="00CD32CE">
      <w:pPr>
        <w:spacing w:after="100" w:line="360" w:lineRule="auto"/>
        <w:jc w:val="both"/>
      </w:pPr>
    </w:p>
    <w:p w14:paraId="644D18B2" w14:textId="77777777" w:rsidR="00CD32CE" w:rsidRDefault="00CD32CE">
      <w:pPr>
        <w:spacing w:after="100" w:line="360" w:lineRule="auto"/>
        <w:jc w:val="both"/>
      </w:pPr>
    </w:p>
    <w:p w14:paraId="7CB9605E" w14:textId="77777777" w:rsidR="00CD32CE" w:rsidRDefault="00000000">
      <w:pPr>
        <w:pStyle w:val="Caption"/>
      </w:pPr>
      <w:r>
        <w:t>Figure 5: SEM image of the surfaces of A) Catkin biofilm B) CMC of Catkin C) Surface of Catkin biofilm after dye adsorption D) Dye particle on the surface of Catkin biofilm.</w:t>
      </w:r>
    </w:p>
    <w:p w14:paraId="6EB2F214" w14:textId="242716DB" w:rsidR="00CD32CE" w:rsidRDefault="00000000">
      <w:pPr>
        <w:spacing w:after="100" w:line="360" w:lineRule="auto"/>
        <w:jc w:val="both"/>
      </w:pPr>
      <w:del w:id="333" w:author="1024022143 - MHS" w:date="2026-08-19T00:00:00Z">
        <w:r>
          <w:delText>However, the incorporation of TiO2 within the sample was further detected through Energy Dispersive X-ray spectroscopy (EDX) analysis, as shown in Fig. 6.</w:delText>
        </w:r>
      </w:del>
      <w:ins w:id="334" w:author="1024022143 - MHS" w:date="2026-08-19T00:00:00Z">
        <w:r>
          <w:t>Energy dispersive X-ray spectroscopy (EDX) was therefore used to trace the TiO</w:t>
        </w:r>
        <w:r w:rsidRPr="00162D53">
          <w:rPr>
            <w:vertAlign w:val="subscript"/>
            <w:rPrChange w:id="335" w:author="M H S" w:date="2026-08-19T03:15:00Z" w16du:dateUtc="2026-08-18T21:15:00Z">
              <w:rPr/>
            </w:rPrChange>
          </w:rPr>
          <w:t>2</w:t>
        </w:r>
        <w:r>
          <w:t xml:space="preserve"> in the sample, the spectrum being given in Fig</w:t>
        </w:r>
      </w:ins>
      <w:ins w:id="336" w:author="M H S" w:date="2026-08-19T03:16:00Z" w16du:dateUtc="2026-08-18T21:16:00Z">
        <w:r w:rsidR="00162D53">
          <w:t>ure</w:t>
        </w:r>
      </w:ins>
      <w:ins w:id="337" w:author="1024022143 - MHS" w:date="2026-08-19T00:00:00Z">
        <w:del w:id="338" w:author="M H S" w:date="2026-08-19T03:16:00Z" w16du:dateUtc="2026-08-18T21:16:00Z">
          <w:r w:rsidDel="00162D53">
            <w:delText>.</w:delText>
          </w:r>
        </w:del>
        <w:r>
          <w:t xml:space="preserve"> 6.</w:t>
        </w:r>
      </w:ins>
      <w:r>
        <w:t xml:space="preserve"> The EDX spectra analysis showed a peak at 0.45 keV, which confirms the presence of Ti. </w:t>
      </w:r>
      <w:del w:id="339" w:author="1024022143 - MHS" w:date="2026-08-19T00:00:00Z">
        <w:r>
          <w:delText>In addition, an O peak was observed at 0.52Kev, indicating these elements came from TiO2 as well as verifying the presence of TiO2 on the surface of the composite</w:delText>
        </w:r>
      </w:del>
      <w:ins w:id="340" w:author="1024022143 - MHS" w:date="2026-08-19T00:00:00Z">
        <w:r>
          <w:t>An O peak came at 0.52 keV as well, and both elements point to TiO</w:t>
        </w:r>
        <w:r w:rsidRPr="00162D53">
          <w:rPr>
            <w:vertAlign w:val="subscript"/>
            <w:rPrChange w:id="341" w:author="M H S" w:date="2026-08-19T03:16:00Z" w16du:dateUtc="2026-08-18T21:16:00Z">
              <w:rPr/>
            </w:rPrChange>
          </w:rPr>
          <w:t>2</w:t>
        </w:r>
        <w:r>
          <w:t>, which establishes that TiO</w:t>
        </w:r>
        <w:r w:rsidRPr="00162D53">
          <w:rPr>
            <w:vertAlign w:val="subscript"/>
            <w:rPrChange w:id="342" w:author="M H S" w:date="2026-08-19T03:16:00Z" w16du:dateUtc="2026-08-18T21:16:00Z">
              <w:rPr/>
            </w:rPrChange>
          </w:rPr>
          <w:t>2</w:t>
        </w:r>
        <w:r>
          <w:t xml:space="preserve"> was sitting on the composite surface</w:t>
        </w:r>
      </w:ins>
      <w:r>
        <w:t xml:space="preserve"> [77,78]. </w:t>
      </w:r>
      <w:del w:id="343" w:author="1024022143 - MHS" w:date="2026-08-19T00:00:00Z">
        <w:r>
          <w:delText>Furthermore, the elemental analysis and mapping of the Catkin Biofilm were presented in Fig. 7.</w:delText>
        </w:r>
      </w:del>
      <w:ins w:id="344" w:author="1024022143 - MHS" w:date="2026-08-19T00:00:00Z">
        <w:r>
          <w:t>Fig</w:t>
        </w:r>
      </w:ins>
      <w:ins w:id="345" w:author="M H S" w:date="2026-08-19T03:16:00Z" w16du:dateUtc="2026-08-18T21:16:00Z">
        <w:r w:rsidR="00162D53">
          <w:t>ure</w:t>
        </w:r>
      </w:ins>
      <w:ins w:id="346" w:author="1024022143 - MHS" w:date="2026-08-19T00:00:00Z">
        <w:del w:id="347" w:author="M H S" w:date="2026-08-19T03:16:00Z" w16du:dateUtc="2026-08-18T21:16:00Z">
          <w:r w:rsidDel="00162D53">
            <w:delText>.</w:delText>
          </w:r>
        </w:del>
        <w:r>
          <w:t xml:space="preserve"> 7 carries the elemental analysis together with the mapping of the Catkin biofilm.</w:t>
        </w:r>
      </w:ins>
      <w:r>
        <w:t xml:space="preserve"> </w:t>
      </w:r>
      <w:del w:id="348" w:author="1024022143 - MHS" w:date="2026-08-19T00:00:00Z">
        <w:r>
          <w:delText>This SEM-EDS mapping strongly confirmed the successful incorporation and dispersion of TiO2 within the biofilm.</w:delText>
        </w:r>
      </w:del>
      <w:ins w:id="349" w:author="1024022143 - MHS" w:date="2026-08-19T00:00:00Z">
        <w:r>
          <w:t>From this SEM-EDS mapping the loading and spreading of TiO</w:t>
        </w:r>
        <w:r w:rsidRPr="00162D53">
          <w:rPr>
            <w:vertAlign w:val="subscript"/>
            <w:rPrChange w:id="350" w:author="M H S" w:date="2026-08-19T03:16:00Z" w16du:dateUtc="2026-08-18T21:16:00Z">
              <w:rPr/>
            </w:rPrChange>
          </w:rPr>
          <w:t>2</w:t>
        </w:r>
        <w:r>
          <w:t xml:space="preserve"> through the biofilm could be established firmly.</w:t>
        </w:r>
      </w:ins>
      <w:r>
        <w:t xml:space="preserve"> </w:t>
      </w:r>
      <w:del w:id="351" w:author="1024022143 - MHS" w:date="2026-08-19T00:00:00Z">
        <w:r>
          <w:delText>Hence, FE-SEM analysis with EDX corroborated the well development of the biofilm, and TiO2 was successfully distributed throughout the biofilm surface.</w:delText>
        </w:r>
      </w:del>
      <w:ins w:id="352" w:author="1024022143 - MHS" w:date="2026-08-19T00:00:00Z">
        <w:r>
          <w:t>FE-SEM together with EDX thus supported the proper formation of the biofilm, TiO2 having spread over the whole of its surface.</w:t>
        </w:r>
      </w:ins>
    </w:p>
    <w:p w14:paraId="61FDD3E3" w14:textId="77777777" w:rsidR="00CD32CE" w:rsidRDefault="00CD32CE">
      <w:pPr>
        <w:spacing w:after="100" w:line="360" w:lineRule="auto"/>
        <w:jc w:val="both"/>
      </w:pPr>
    </w:p>
    <w:p w14:paraId="61B69796" w14:textId="77777777" w:rsidR="00CD32CE" w:rsidRDefault="00CD32CE">
      <w:pPr>
        <w:spacing w:after="100" w:line="360" w:lineRule="auto"/>
        <w:jc w:val="both"/>
      </w:pPr>
    </w:p>
    <w:p w14:paraId="34E23374" w14:textId="77777777" w:rsidR="00CD32CE" w:rsidRDefault="00CD32CE">
      <w:pPr>
        <w:spacing w:after="100" w:line="360" w:lineRule="auto"/>
        <w:jc w:val="both"/>
      </w:pPr>
    </w:p>
    <w:p w14:paraId="64DCBA70" w14:textId="77777777" w:rsidR="00CD32CE" w:rsidRDefault="00CD32CE">
      <w:pPr>
        <w:spacing w:after="100" w:line="360" w:lineRule="auto"/>
        <w:jc w:val="both"/>
      </w:pPr>
    </w:p>
    <w:p w14:paraId="02E9379A" w14:textId="77777777" w:rsidR="00CD32CE" w:rsidRDefault="00CD32CE">
      <w:pPr>
        <w:spacing w:after="100" w:line="360" w:lineRule="auto"/>
        <w:jc w:val="both"/>
      </w:pPr>
    </w:p>
    <w:p w14:paraId="4806CB6A" w14:textId="77777777" w:rsidR="00CD32CE" w:rsidRDefault="00CD32CE">
      <w:pPr>
        <w:spacing w:after="100" w:line="360" w:lineRule="auto"/>
        <w:jc w:val="both"/>
      </w:pPr>
    </w:p>
    <w:p w14:paraId="47B66B64" w14:textId="77777777" w:rsidR="00CD32CE" w:rsidRDefault="00CD32CE">
      <w:pPr>
        <w:spacing w:after="100" w:line="360" w:lineRule="auto"/>
        <w:jc w:val="both"/>
      </w:pPr>
    </w:p>
    <w:p w14:paraId="3C42A98E" w14:textId="77777777" w:rsidR="00CD32CE" w:rsidRDefault="00CD32CE">
      <w:pPr>
        <w:spacing w:after="100" w:line="360" w:lineRule="auto"/>
        <w:jc w:val="both"/>
      </w:pPr>
    </w:p>
    <w:p w14:paraId="646F7856" w14:textId="77777777" w:rsidR="00CD32CE" w:rsidRDefault="00CD32CE">
      <w:pPr>
        <w:spacing w:after="100" w:line="360" w:lineRule="auto"/>
        <w:jc w:val="both"/>
      </w:pPr>
    </w:p>
    <w:p w14:paraId="23686D96" w14:textId="77777777" w:rsidR="00CD32CE" w:rsidRDefault="00CD32CE">
      <w:pPr>
        <w:spacing w:after="100" w:line="360" w:lineRule="auto"/>
        <w:jc w:val="both"/>
      </w:pPr>
    </w:p>
    <w:p w14:paraId="7840CE02" w14:textId="77777777" w:rsidR="00CD32CE" w:rsidRDefault="00CD32CE">
      <w:pPr>
        <w:spacing w:after="100" w:line="360" w:lineRule="auto"/>
        <w:jc w:val="both"/>
      </w:pPr>
    </w:p>
    <w:p w14:paraId="692C1D9B" w14:textId="77777777" w:rsidR="00CD32CE" w:rsidRDefault="00000000">
      <w:pPr>
        <w:pStyle w:val="Caption"/>
      </w:pPr>
      <w:r>
        <w:t>Figure 6: EDX spectra of investigated sample: Catkin Biofilm</w:t>
      </w:r>
    </w:p>
    <w:p w14:paraId="5C78BF50" w14:textId="77777777" w:rsidR="00CD32CE" w:rsidRDefault="00CD32CE">
      <w:pPr>
        <w:spacing w:after="100" w:line="360" w:lineRule="auto"/>
        <w:jc w:val="center"/>
      </w:pPr>
    </w:p>
    <w:p w14:paraId="1F505182" w14:textId="77777777" w:rsidR="00CD32CE" w:rsidRDefault="00CD32CE">
      <w:pPr>
        <w:spacing w:after="100" w:line="360" w:lineRule="auto"/>
        <w:jc w:val="center"/>
      </w:pPr>
    </w:p>
    <w:p w14:paraId="67539BDA" w14:textId="77777777" w:rsidR="00CD32CE" w:rsidRDefault="00CD32CE">
      <w:pPr>
        <w:spacing w:after="100" w:line="360" w:lineRule="auto"/>
        <w:jc w:val="center"/>
      </w:pPr>
    </w:p>
    <w:p w14:paraId="0D8ED9CF" w14:textId="77777777" w:rsidR="00CD32CE" w:rsidRDefault="00CD32CE">
      <w:pPr>
        <w:spacing w:after="100" w:line="360" w:lineRule="auto"/>
        <w:jc w:val="center"/>
      </w:pPr>
    </w:p>
    <w:p w14:paraId="3C4684FC" w14:textId="77777777" w:rsidR="00CD32CE" w:rsidRDefault="00CD32CE">
      <w:pPr>
        <w:spacing w:after="100" w:line="360" w:lineRule="auto"/>
        <w:jc w:val="center"/>
      </w:pPr>
    </w:p>
    <w:p w14:paraId="78688685" w14:textId="77777777" w:rsidR="00CD32CE" w:rsidRDefault="00CD32CE">
      <w:pPr>
        <w:spacing w:after="100" w:line="360" w:lineRule="auto"/>
        <w:jc w:val="center"/>
      </w:pPr>
    </w:p>
    <w:p w14:paraId="5CFD8763" w14:textId="77777777" w:rsidR="00CD32CE" w:rsidRDefault="00CD32CE">
      <w:pPr>
        <w:spacing w:after="100" w:line="360" w:lineRule="auto"/>
        <w:jc w:val="center"/>
      </w:pPr>
    </w:p>
    <w:p w14:paraId="053FD089" w14:textId="77777777" w:rsidR="00CD32CE" w:rsidRDefault="00CD32CE">
      <w:pPr>
        <w:spacing w:after="100" w:line="360" w:lineRule="auto"/>
        <w:jc w:val="center"/>
      </w:pPr>
    </w:p>
    <w:p w14:paraId="7C2FDD00" w14:textId="77777777" w:rsidR="00CD32CE" w:rsidRDefault="00CD32CE">
      <w:pPr>
        <w:spacing w:after="100" w:line="360" w:lineRule="auto"/>
        <w:jc w:val="center"/>
      </w:pPr>
    </w:p>
    <w:p w14:paraId="533E42E8" w14:textId="77777777" w:rsidR="00CD32CE" w:rsidRDefault="00CD32CE">
      <w:pPr>
        <w:spacing w:after="100" w:line="360" w:lineRule="auto"/>
        <w:jc w:val="center"/>
      </w:pPr>
    </w:p>
    <w:p w14:paraId="1699AC81" w14:textId="77777777" w:rsidR="00CD32CE" w:rsidRDefault="00CD32CE">
      <w:pPr>
        <w:spacing w:after="100" w:line="360" w:lineRule="auto"/>
        <w:jc w:val="center"/>
      </w:pPr>
    </w:p>
    <w:p w14:paraId="207B8BC2" w14:textId="77777777" w:rsidR="00CD32CE" w:rsidRDefault="00000000">
      <w:pPr>
        <w:pStyle w:val="Caption"/>
      </w:pPr>
      <w:r>
        <w:t>Figure 7: Corresponding EDS elemental mapping of C, O, Ti of Catkin Biofilm</w:t>
      </w:r>
    </w:p>
    <w:p w14:paraId="3EAD6279" w14:textId="77777777" w:rsidR="00CD32CE" w:rsidRDefault="00000000">
      <w:pPr>
        <w:spacing w:before="240" w:line="360" w:lineRule="auto"/>
      </w:pPr>
      <w:r>
        <w:rPr>
          <w:b/>
          <w:bCs/>
          <w:sz w:val="24"/>
          <w:szCs w:val="24"/>
        </w:rPr>
        <w:t>Mechanical Strength Analysis</w:t>
      </w:r>
    </w:p>
    <w:p w14:paraId="1CA7A35C" w14:textId="1EBC22DE" w:rsidR="00CD32CE" w:rsidRDefault="00000000">
      <w:pPr>
        <w:spacing w:after="100" w:line="360" w:lineRule="auto"/>
        <w:jc w:val="both"/>
      </w:pPr>
      <w:r>
        <w:t>Fig</w:t>
      </w:r>
      <w:ins w:id="353" w:author="M H S" w:date="2026-08-19T03:16:00Z" w16du:dateUtc="2026-08-18T21:16:00Z">
        <w:r w:rsidR="00162D53">
          <w:t>ure</w:t>
        </w:r>
      </w:ins>
      <w:del w:id="354" w:author="M H S" w:date="2026-08-19T03:16:00Z" w16du:dateUtc="2026-08-18T21:16:00Z">
        <w:r w:rsidDel="00162D53">
          <w:delText>.</w:delText>
        </w:r>
      </w:del>
      <w:r>
        <w:t xml:space="preserve"> 8 (A) demonstrated the stress–strain behavior of the developed biofilm. However, the biofilm showed quite relevant results as the previous study claimed [1]. In this study, the tensile strength of catkin biofilm was 5.5 MPa and elongation at break was 296.47%. This analysis disclosed that considerable tensile strength and elongation at break were exhibited by the Catkin Biofilm, confirming the improvement in toughness and deformation capability. </w:t>
      </w:r>
      <w:del w:id="355" w:author="1024022143 - MHS" w:date="2026-08-19T00:00:00Z">
        <w:r>
          <w:delText>Correspondingly, this dual improvement endorsed a more approving balance in flexibility and strength, suggesting the possible application where mechanical durability and deformation tolerance are required.</w:delText>
        </w:r>
      </w:del>
      <w:ins w:id="356" w:author="1024022143 - MHS" w:date="2026-08-19T00:00:00Z">
        <w:r>
          <w:t>Such a gain on both counts left the film better balanced between flexibility and strength, which opens up uses demanding mechanical durability along with tolerance to deformation.</w:t>
        </w:r>
      </w:ins>
      <w:r>
        <w:t xml:space="preserve"> </w:t>
      </w:r>
      <w:del w:id="357" w:author="1024022143 - MHS" w:date="2026-08-19T00:00:00Z">
        <w:r>
          <w:delText>The high amount of CMC and TiO2 incorporation influenced significantly in tensile strength based on previous studies</w:delText>
        </w:r>
      </w:del>
      <w:ins w:id="358" w:author="1024022143 - MHS" w:date="2026-08-19T00:00:00Z">
        <w:r>
          <w:t>Loading CMC and TiO</w:t>
        </w:r>
        <w:r w:rsidRPr="00162D53">
          <w:rPr>
            <w:vertAlign w:val="subscript"/>
            <w:rPrChange w:id="359" w:author="M H S" w:date="2026-08-19T03:17:00Z" w16du:dateUtc="2026-08-18T21:17:00Z">
              <w:rPr/>
            </w:rPrChange>
          </w:rPr>
          <w:t>2</w:t>
        </w:r>
        <w:r>
          <w:t xml:space="preserve"> in high proportion has been shown in earlier work to weigh heavily on the tensile strength</w:t>
        </w:r>
      </w:ins>
      <w:r>
        <w:t xml:space="preserve"> [1,60,79]. </w:t>
      </w:r>
      <w:del w:id="360" w:author="1024022143 - MHS" w:date="2026-08-19T00:00:00Z">
        <w:r>
          <w:delText>Moreover, CMC and TiO2 could increase the viscosity of the solution, producing more dense thin film.</w:delText>
        </w:r>
      </w:del>
      <w:ins w:id="361" w:author="1024022143 - MHS" w:date="2026-08-19T00:00:00Z">
        <w:r>
          <w:t>The two fillers also raise the viscosity of the casting solution, from which a denser film results.</w:t>
        </w:r>
      </w:ins>
      <w:r>
        <w:t xml:space="preserve"> </w:t>
      </w:r>
      <w:del w:id="362" w:author="1024022143 - MHS" w:date="2026-08-19T00:00:00Z">
        <w:r>
          <w:delText>As a result, at reduced thickness, the composite showed higher strength compared to previously reported studies.</w:delText>
        </w:r>
      </w:del>
      <w:ins w:id="363" w:author="1024022143 - MHS" w:date="2026-08-19T00:00:00Z">
        <w:r>
          <w:t>So even though our film was thinner, it came out stronger than the ones reported before.</w:t>
        </w:r>
      </w:ins>
    </w:p>
    <w:p w14:paraId="6632CD5F" w14:textId="77777777" w:rsidR="00CD32CE" w:rsidRDefault="00CD32CE">
      <w:pPr>
        <w:spacing w:after="100" w:line="360" w:lineRule="auto"/>
        <w:jc w:val="both"/>
      </w:pPr>
    </w:p>
    <w:p w14:paraId="45FDA441" w14:textId="77777777" w:rsidR="00CD32CE" w:rsidRDefault="00CD32CE">
      <w:pPr>
        <w:spacing w:after="100" w:line="360" w:lineRule="auto"/>
        <w:jc w:val="both"/>
      </w:pPr>
    </w:p>
    <w:p w14:paraId="2E933D49" w14:textId="77777777" w:rsidR="00CD32CE" w:rsidRDefault="00CD32CE">
      <w:pPr>
        <w:spacing w:after="100" w:line="360" w:lineRule="auto"/>
        <w:jc w:val="both"/>
      </w:pPr>
    </w:p>
    <w:p w14:paraId="61A2F408" w14:textId="77777777" w:rsidR="00CD32CE" w:rsidRDefault="00CD32CE">
      <w:pPr>
        <w:spacing w:after="100" w:line="360" w:lineRule="auto"/>
        <w:jc w:val="both"/>
      </w:pPr>
    </w:p>
    <w:p w14:paraId="4378C0EE" w14:textId="77777777" w:rsidR="00CD32CE" w:rsidRDefault="00CD32CE">
      <w:pPr>
        <w:spacing w:after="100" w:line="360" w:lineRule="auto"/>
        <w:jc w:val="both"/>
      </w:pPr>
    </w:p>
    <w:p w14:paraId="0A8E4521" w14:textId="77777777" w:rsidR="00CD32CE" w:rsidRDefault="00CD32CE">
      <w:pPr>
        <w:spacing w:after="100" w:line="360" w:lineRule="auto"/>
        <w:jc w:val="both"/>
      </w:pPr>
    </w:p>
    <w:p w14:paraId="0EFEAE3A" w14:textId="77777777" w:rsidR="00CD32CE" w:rsidRDefault="00CD32CE">
      <w:pPr>
        <w:spacing w:after="100" w:line="360" w:lineRule="auto"/>
        <w:jc w:val="both"/>
      </w:pPr>
    </w:p>
    <w:p w14:paraId="5B6E9320" w14:textId="77777777" w:rsidR="00CD32CE" w:rsidRDefault="00000000">
      <w:pPr>
        <w:pStyle w:val="Caption"/>
      </w:pPr>
      <w:r>
        <w:t>Figure 8: (A) Stress-Strain Curve of Catkin biofilm (B) Tensile strength of Catkin biofilm.</w:t>
      </w:r>
    </w:p>
    <w:p w14:paraId="3C0F2B56" w14:textId="77777777" w:rsidR="00CD32CE" w:rsidRDefault="00000000">
      <w:pPr>
        <w:spacing w:before="240" w:line="360" w:lineRule="auto"/>
      </w:pPr>
      <w:r>
        <w:rPr>
          <w:b/>
          <w:bCs/>
          <w:sz w:val="24"/>
          <w:szCs w:val="24"/>
        </w:rPr>
        <w:t>Differential Scanning Calorimetry</w:t>
      </w:r>
    </w:p>
    <w:p w14:paraId="2CFE4D9F" w14:textId="3EA8F1DB" w:rsidR="00CD32CE" w:rsidRDefault="00000000">
      <w:pPr>
        <w:spacing w:after="100" w:line="360" w:lineRule="auto"/>
        <w:jc w:val="both"/>
      </w:pPr>
      <w:del w:id="364" w:author="1024022143 - MHS" w:date="2026-08-19T00:00:00Z">
        <w:r>
          <w:delText>Differential Scanning Calorimetry (DSC) was employed to investigate the thermal behavior of the produced biofilm; the resulting thermogram is shown in Fig. 9, where upward heat flow represented endothermic transitions.</w:delText>
        </w:r>
      </w:del>
      <w:ins w:id="365" w:author="1024022143 - MHS" w:date="2026-08-19T00:00:00Z">
        <w:r>
          <w:t>Thermal behaviour of the prepared biofilm was followed by differential scanning calorimetry (DSC), and Fig</w:t>
        </w:r>
      </w:ins>
      <w:ins w:id="366" w:author="M H S" w:date="2026-08-19T03:17:00Z" w16du:dateUtc="2026-08-18T21:17:00Z">
        <w:r w:rsidR="00162D53">
          <w:t>ure</w:t>
        </w:r>
      </w:ins>
      <w:ins w:id="367" w:author="1024022143 - MHS" w:date="2026-08-19T00:00:00Z">
        <w:del w:id="368" w:author="M H S" w:date="2026-08-19T03:17:00Z" w16du:dateUtc="2026-08-18T21:17:00Z">
          <w:r w:rsidDel="00162D53">
            <w:delText>.</w:delText>
          </w:r>
        </w:del>
        <w:r>
          <w:t xml:space="preserve"> 9 carries the thermogram, in which endothermic transitions run upward.</w:t>
        </w:r>
      </w:ins>
    </w:p>
    <w:p w14:paraId="32F49C43" w14:textId="77777777" w:rsidR="00CD32CE" w:rsidRDefault="00CD32CE">
      <w:pPr>
        <w:spacing w:after="100" w:line="360" w:lineRule="auto"/>
        <w:jc w:val="both"/>
      </w:pPr>
    </w:p>
    <w:p w14:paraId="6D1B8576" w14:textId="77777777" w:rsidR="00CD32CE" w:rsidRDefault="00CD32CE">
      <w:pPr>
        <w:spacing w:after="100" w:line="360" w:lineRule="auto"/>
        <w:jc w:val="both"/>
      </w:pPr>
    </w:p>
    <w:p w14:paraId="53DBF8E0" w14:textId="77777777" w:rsidR="00CD32CE" w:rsidRDefault="00CD32CE">
      <w:pPr>
        <w:spacing w:after="100" w:line="360" w:lineRule="auto"/>
        <w:jc w:val="both"/>
      </w:pPr>
    </w:p>
    <w:p w14:paraId="38E790B4" w14:textId="77777777" w:rsidR="00CD32CE" w:rsidRDefault="00CD32CE">
      <w:pPr>
        <w:spacing w:after="100" w:line="360" w:lineRule="auto"/>
        <w:jc w:val="both"/>
      </w:pPr>
    </w:p>
    <w:p w14:paraId="26A70F60" w14:textId="77777777" w:rsidR="00CD32CE" w:rsidRDefault="00CD32CE">
      <w:pPr>
        <w:spacing w:after="100" w:line="360" w:lineRule="auto"/>
        <w:jc w:val="both"/>
      </w:pPr>
    </w:p>
    <w:p w14:paraId="7205A260" w14:textId="77777777" w:rsidR="00CD32CE" w:rsidRDefault="00CD32CE">
      <w:pPr>
        <w:spacing w:after="100" w:line="360" w:lineRule="auto"/>
        <w:jc w:val="both"/>
      </w:pPr>
    </w:p>
    <w:p w14:paraId="5D33282C" w14:textId="77777777" w:rsidR="00CD32CE" w:rsidRDefault="00CD32CE">
      <w:pPr>
        <w:spacing w:after="100" w:line="360" w:lineRule="auto"/>
        <w:jc w:val="both"/>
      </w:pPr>
    </w:p>
    <w:p w14:paraId="0E98FE06" w14:textId="77777777" w:rsidR="00CD32CE" w:rsidRDefault="00CD32CE">
      <w:pPr>
        <w:spacing w:after="100" w:line="360" w:lineRule="auto"/>
        <w:jc w:val="both"/>
      </w:pPr>
    </w:p>
    <w:p w14:paraId="1E55DE16" w14:textId="77777777" w:rsidR="00CD32CE" w:rsidRDefault="00CD32CE">
      <w:pPr>
        <w:spacing w:after="100" w:line="360" w:lineRule="auto"/>
        <w:jc w:val="both"/>
      </w:pPr>
    </w:p>
    <w:p w14:paraId="5F35A46B" w14:textId="77777777" w:rsidR="00CD32CE" w:rsidRDefault="00000000">
      <w:pPr>
        <w:pStyle w:val="Caption"/>
      </w:pPr>
      <w:r>
        <w:t>Figure 9: DSC Curve of Catkin biofilm</w:t>
      </w:r>
    </w:p>
    <w:p w14:paraId="27F18014" w14:textId="77777777" w:rsidR="00CD32CE" w:rsidRPr="00EC2629" w:rsidRDefault="00000000">
      <w:pPr>
        <w:spacing w:after="100" w:line="360" w:lineRule="auto"/>
        <w:jc w:val="both"/>
      </w:pPr>
      <w:r>
        <w:t>The glass transition temperature (Tg) appeared broadened and slightly shifted toward higher temperatures, ranging from 100 to 140℃, suggesting restricted polymer chain mobility. For comparison, the Tg of neat PVA lies within 78–85℃, whereas cellulose and citric acid undergo their transitions at much higher temperatures of about 200–230℃ [80,81]. Broadening of this Tg peak in the biofilm pointed towards ester crosslinking taking place between PVA and citric acid, on which the TiO</w:t>
      </w:r>
      <w:r w:rsidRPr="00162D53">
        <w:rPr>
          <w:vertAlign w:val="subscript"/>
          <w:rPrChange w:id="369" w:author="M H S" w:date="2026-08-19T03:18:00Z" w16du:dateUtc="2026-08-18T21:18:00Z">
            <w:rPr/>
          </w:rPrChange>
        </w:rPr>
        <w:t>2</w:t>
      </w:r>
      <w:r>
        <w:t xml:space="preserve"> nanoparticles exerted a further influence. </w:t>
      </w:r>
      <w:del w:id="370" w:author="1024022143 - MHS" w:date="2026-08-19T00:00:00Z">
        <w:r>
          <w:delText>Moreover, the obtained Tg of the Catkin biofilm was 105℃.</w:delText>
        </w:r>
      </w:del>
      <w:ins w:id="371" w:author="1024022143 - MHS" w:date="2026-08-19T00:00:00Z">
        <w:r>
          <w:t>For the Catkin biofilm this transition settled at 105℃.</w:t>
        </w:r>
      </w:ins>
      <w:r>
        <w:t xml:space="preserve"> </w:t>
      </w:r>
      <w:del w:id="372" w:author="1024022143 - MHS" w:date="2026-08-19T00:00:00Z">
        <w:r>
          <w:delText>However, the shape and area of the Tg could be attributed due to the degree of crystallinity found in the biofilm</w:delText>
        </w:r>
      </w:del>
      <w:ins w:id="373" w:author="1024022143 - MHS" w:date="2026-08-19T00:00:00Z">
        <w:r>
          <w:t>How the Tg peak was shaped, and the area it covered, may be traced to the crystallinity present in the biofilm</w:t>
        </w:r>
      </w:ins>
      <w:r>
        <w:t xml:space="preserve"> [82]. </w:t>
      </w:r>
      <w:del w:id="374" w:author="1024022143 - MHS" w:date="2026-08-19T00:00:00Z">
        <w:r>
          <w:delText xml:space="preserve">In </w:delText>
        </w:r>
        <w:r w:rsidRPr="00EC2629">
          <w:delText>addition, the Tg is related to the flexibility of polymeric segments; the result might be related to the limitation of restricted segmental motions of PVA chains, which were highly captured to CMC because of the interactions through hydrogen bonding, leading to increased Tg</w:delText>
        </w:r>
      </w:del>
      <w:ins w:id="375" w:author="1024022143 - MHS" w:date="2026-08-19T00:00:00Z">
        <w:r w:rsidRPr="00EC2629">
          <w:t>Tg further depends on how freely the polymer segments can move; here the PVA chains were held tightly by CMC through hydrogen bonding, their segmental motion was curtailed and the Tg accordingly rose</w:t>
        </w:r>
      </w:ins>
      <w:r w:rsidRPr="00EC2629">
        <w:t xml:space="preserve"> [83,84]. </w:t>
      </w:r>
      <w:del w:id="376" w:author="1024022143 - MHS" w:date="2026-08-19T00:00:00Z">
        <w:r w:rsidRPr="00EC2629">
          <w:delText xml:space="preserve">The melting transition (Tm), originally observed at 227.08℃ for </w:delText>
        </w:r>
        <w:r w:rsidRPr="00EC2629">
          <w:lastRenderedPageBreak/>
          <w:delText>pure PVA [81], also shows noticeable variation in the composite film.</w:delText>
        </w:r>
      </w:del>
      <w:ins w:id="377" w:author="1024022143 - MHS" w:date="2026-08-19T00:00:00Z">
        <w:r w:rsidRPr="00EC2629">
          <w:t>The melting transition (Tm), which lies at 227.08℃ for neat PVA [81], had likewise shifted in the composite.</w:t>
        </w:r>
      </w:ins>
      <w:r w:rsidRPr="00EC2629">
        <w:t xml:space="preserve"> However, the sample displayed a relatively low endothermic peak at 221.79 compared to the PVA melting point. </w:t>
      </w:r>
      <w:del w:id="378" w:author="1024022143 - MHS" w:date="2026-08-19T00:00:00Z">
        <w:r w:rsidRPr="00EC2629">
          <w:delText>This disruption occurred by the incorporation of TiO2 nP, leading to the formation of spherulites with lower surface free energy as well as decreasing the melting temperature, Tm</w:delText>
        </w:r>
      </w:del>
      <w:ins w:id="379" w:author="1024022143 - MHS" w:date="2026-08-19T00:00:00Z">
        <w:r w:rsidRPr="00EC2629">
          <w:t>Loading of TiO</w:t>
        </w:r>
        <w:r w:rsidRPr="00EC2629">
          <w:rPr>
            <w:vertAlign w:val="subscript"/>
            <w:rPrChange w:id="380" w:author="M H S" w:date="2026-08-19T03:18:00Z" w16du:dateUtc="2026-08-18T21:18:00Z">
              <w:rPr/>
            </w:rPrChange>
          </w:rPr>
          <w:t>2</w:t>
        </w:r>
        <w:r w:rsidRPr="00EC2629">
          <w:t xml:space="preserve"> nP was behind this disturbance, since spherulites of lower surface free energy are then formed and the melting temperature Tm is pulled down</w:t>
        </w:r>
      </w:ins>
      <w:r w:rsidRPr="00EC2629">
        <w:t xml:space="preserve"> [85,86]. </w:t>
      </w:r>
      <w:del w:id="381" w:author="1024022143 - MHS" w:date="2026-08-19T00:00:00Z">
        <w:r w:rsidRPr="00EC2629">
          <w:delText>Furthermore, the significant influence of CMC loading was observed.</w:delText>
        </w:r>
      </w:del>
      <w:ins w:id="382" w:author="1024022143 - MHS" w:date="2026-08-19T00:00:00Z">
        <w:r w:rsidRPr="00EC2629">
          <w:t>CMC loading was found to weigh on this behaviour as well.</w:t>
        </w:r>
      </w:ins>
      <w:r w:rsidRPr="00EC2629">
        <w:t xml:space="preserve"> </w:t>
      </w:r>
      <w:del w:id="383" w:author="1024022143 - MHS" w:date="2026-08-19T00:00:00Z">
        <w:r w:rsidRPr="00EC2629">
          <w:delText>The slight depression of the melting temperature indicated that the ordered association of the PVA molecules is decreased by the presence of CMC</w:delText>
        </w:r>
      </w:del>
      <w:ins w:id="384" w:author="1024022143 - MHS" w:date="2026-08-19T00:00:00Z">
        <w:r w:rsidRPr="00EC2629">
          <w:t>That the melting point dropped a little suggests CMC interferes with the ordered packing of the PVA molecules</w:t>
        </w:r>
      </w:ins>
      <w:r w:rsidRPr="00EC2629">
        <w:t xml:space="preserve"> [82]. </w:t>
      </w:r>
      <w:del w:id="385" w:author="1024022143 - MHS" w:date="2026-08-19T00:00:00Z">
        <w:r w:rsidRPr="00EC2629">
          <w:delText>In addition, the CMC was hydrolyzed by sulphuric acid, which might reduce the thermal properties of CMC as well as the composite</w:delText>
        </w:r>
      </w:del>
      <w:ins w:id="386" w:author="1024022143 - MHS" w:date="2026-08-19T00:00:00Z">
        <w:r w:rsidRPr="00EC2629">
          <w:t>Sulphuric acid had been used to hydrolyse the CMC, and this may have told upon the thermal behaviour of both the CMC and the composite</w:t>
        </w:r>
      </w:ins>
      <w:r w:rsidRPr="00EC2629">
        <w:t xml:space="preserve"> [87]. The Td of the sample was found in the range of 318-321℃. </w:t>
      </w:r>
      <w:del w:id="387" w:author="1024022143 - MHS" w:date="2026-08-19T00:00:00Z">
        <w:r w:rsidRPr="00EC2629">
          <w:delText>Nevertheless, the enhancement in Td was observed compared to the decomposition temperature of PVA due to intermolecular interaction between PVA and TiO2 nP</w:delText>
        </w:r>
      </w:del>
      <w:ins w:id="388" w:author="1024022143 - MHS" w:date="2026-08-19T00:00:00Z">
        <w:r w:rsidRPr="00EC2629">
          <w:t>Td had nonetheless risen above the decomposition point of PVA, which follows from the intermolecular interaction between PVA and TiO</w:t>
        </w:r>
        <w:r w:rsidRPr="00EC2629">
          <w:rPr>
            <w:vertAlign w:val="subscript"/>
            <w:rPrChange w:id="389" w:author="M H S" w:date="2026-08-19T03:18:00Z" w16du:dateUtc="2026-08-18T21:18:00Z">
              <w:rPr/>
            </w:rPrChange>
          </w:rPr>
          <w:t>2</w:t>
        </w:r>
        <w:r w:rsidRPr="00EC2629">
          <w:t xml:space="preserve"> nP</w:t>
        </w:r>
      </w:ins>
      <w:r w:rsidRPr="00EC2629">
        <w:t xml:space="preserve"> [81]. </w:t>
      </w:r>
      <w:del w:id="390" w:author="1024022143 - MHS" w:date="2026-08-19T00:00:00Z">
        <w:r w:rsidRPr="00EC2629">
          <w:delText>Overall, the observed deviations in Tg and Tm  relative to pure PVA confirmed the successful incorporation of cellulose, citric acid, and TiO2 into the polymer matrix, resulting in modified crystallinity, increased crosslinking density, and altered thermal stability, highlighting the significant influence of bio-based filler on the thermal properties of the composite film</w:delText>
        </w:r>
      </w:del>
      <w:ins w:id="391" w:author="1024022143 - MHS" w:date="2026-08-19T00:00:00Z">
        <w:r w:rsidRPr="00EC2629">
          <w:t>The departures of Tg and Tm from the values of neat PVA therefore establish that cellulose, citric acid and TiO2 had all entered the polymer matrix, changing its crystallinity, raising the crosslink density and shifting its thermal stability, which shows how strongly a bio-based filler tells upon the thermal behaviour of such a film</w:t>
        </w:r>
      </w:ins>
      <w:r w:rsidRPr="00EC2629">
        <w:t xml:space="preserve"> [88,89].</w:t>
      </w:r>
    </w:p>
    <w:p w14:paraId="76CB459F" w14:textId="77777777" w:rsidR="00CD32CE" w:rsidRPr="00EC2629" w:rsidRDefault="00000000">
      <w:pPr>
        <w:spacing w:before="240" w:line="360" w:lineRule="auto"/>
      </w:pPr>
      <w:r w:rsidRPr="00EC2629">
        <w:rPr>
          <w:b/>
          <w:bCs/>
          <w:sz w:val="24"/>
          <w:szCs w:val="24"/>
        </w:rPr>
        <w:t>Swelling study</w:t>
      </w:r>
    </w:p>
    <w:p w14:paraId="6F3AD41A" w14:textId="77777777" w:rsidR="00CD32CE" w:rsidRPr="00EC2629" w:rsidRDefault="00000000">
      <w:pPr>
        <w:spacing w:after="100" w:line="360" w:lineRule="auto"/>
        <w:jc w:val="both"/>
      </w:pPr>
      <w:del w:id="392" w:author="1024022143 - MHS" w:date="2026-08-19T00:00:00Z">
        <w:r w:rsidRPr="00EC2629">
          <w:delText>The swelling study was conducted on the biofilm to understand the ability of water uptake percentage of the developed composite as shown in Fig. 10.</w:delText>
        </w:r>
      </w:del>
      <w:ins w:id="393" w:author="1024022143 - MHS" w:date="2026-08-19T00:00:00Z">
        <w:r w:rsidRPr="00EC2629">
          <w:t>Water uptake of the prepared composite was followed through the swelling study given in Fig. 10.</w:t>
        </w:r>
      </w:ins>
      <w:r w:rsidRPr="00EC2629">
        <w:t xml:space="preserve"> </w:t>
      </w:r>
      <w:del w:id="394" w:author="1024022143 - MHS" w:date="2026-08-19T00:00:00Z">
        <w:r w:rsidRPr="00EC2629">
          <w:delText>The hydrophilic nature of PVA and TiO2 is the main reason for the greatest amount of water uptake</w:delText>
        </w:r>
      </w:del>
      <w:ins w:id="395" w:author="1024022143 - MHS" w:date="2026-08-19T00:00:00Z">
        <w:r w:rsidRPr="00EC2629">
          <w:t>PVA and TiO</w:t>
        </w:r>
        <w:r w:rsidRPr="00EC2629">
          <w:rPr>
            <w:vertAlign w:val="subscript"/>
            <w:rPrChange w:id="396" w:author="M H S" w:date="2026-08-19T03:18:00Z" w16du:dateUtc="2026-08-18T21:18:00Z">
              <w:rPr/>
            </w:rPrChange>
          </w:rPr>
          <w:t>2</w:t>
        </w:r>
        <w:r w:rsidRPr="00EC2629">
          <w:t xml:space="preserve"> both like water, and that is chiefly why the film soaks up so much of it</w:t>
        </w:r>
      </w:ins>
      <w:r w:rsidRPr="00EC2629">
        <w:t xml:space="preserve"> [1]. </w:t>
      </w:r>
      <w:del w:id="397" w:author="1024022143 - MHS" w:date="2026-08-19T00:00:00Z">
        <w:r w:rsidRPr="00EC2629">
          <w:delText>A previous study showed the highest swelling percentage for CMC based PVA@TiO2 biofilm was 60%-80%.</w:delText>
        </w:r>
      </w:del>
      <w:ins w:id="398" w:author="1024022143 - MHS" w:date="2026-08-19T00:00:00Z">
        <w:r w:rsidRPr="00EC2629">
          <w:t>An earlier report put the swelling of CMC-based PVA@TiO</w:t>
        </w:r>
        <w:r w:rsidRPr="00EC2629">
          <w:rPr>
            <w:vertAlign w:val="subscript"/>
            <w:rPrChange w:id="399" w:author="M H S" w:date="2026-08-19T03:19:00Z" w16du:dateUtc="2026-08-18T21:19:00Z">
              <w:rPr/>
            </w:rPrChange>
          </w:rPr>
          <w:t>2</w:t>
        </w:r>
        <w:r w:rsidRPr="00EC2629">
          <w:t xml:space="preserve"> films at 60%-80% at best.</w:t>
        </w:r>
      </w:ins>
      <w:r w:rsidRPr="00EC2629">
        <w:t xml:space="preserve"> In contrast, a previous study proposed that the catkin fiber is hydrophobic in nature [32]. However, the alpha cellulose, later CMC, was produced to convert the hydrophobic fiber into a hydrophilic nature, resulting in an almost 100% swelling ratio at 35min. However, a previous study stated that the CMC creates hydrogen bonds with PVA, which basically limits the hydroxyl group, restricting the mobility of the molecular chain as well as resulting in lower water uptake [28,29]. In addition, after reaching the highest amount of swelling ratio, it showed its equilibrium state at 45 min by showing a 93% swelling ratio. Several factors such as the thickness of the biofilm, sonication time, and degree of crystallinity might influence for getting different swelling ratio [82]. </w:t>
      </w:r>
      <w:r w:rsidRPr="00EC2629">
        <w:lastRenderedPageBreak/>
        <w:t>Furthermore, the catkin-based biofilm exhibited a notable swelling percentage, suggesting controlled CMC loading may produce more applications area of this biofilm.</w:t>
      </w:r>
    </w:p>
    <w:p w14:paraId="3EE7E6A7" w14:textId="77777777" w:rsidR="00CD32CE" w:rsidRPr="00EC2629" w:rsidRDefault="00CD32CE">
      <w:pPr>
        <w:spacing w:after="100" w:line="360" w:lineRule="auto"/>
        <w:jc w:val="center"/>
      </w:pPr>
    </w:p>
    <w:p w14:paraId="61885C39" w14:textId="77777777" w:rsidR="00CD32CE" w:rsidRPr="00EC2629" w:rsidRDefault="00000000">
      <w:pPr>
        <w:pStyle w:val="Caption"/>
      </w:pPr>
      <w:r w:rsidRPr="00EC2629">
        <w:t>Figure 10: Swelling percentage of Catkin biofilm</w:t>
      </w:r>
    </w:p>
    <w:p w14:paraId="4746E274" w14:textId="7612E854" w:rsidR="00CD32CE" w:rsidRPr="00EC2629" w:rsidRDefault="00000000">
      <w:pPr>
        <w:spacing w:before="240" w:line="360" w:lineRule="auto"/>
      </w:pPr>
      <w:r w:rsidRPr="00EC2629">
        <w:rPr>
          <w:b/>
          <w:bCs/>
          <w:sz w:val="24"/>
          <w:szCs w:val="24"/>
        </w:rPr>
        <w:t>Band Gap</w:t>
      </w:r>
    </w:p>
    <w:p w14:paraId="056A5DA0" w14:textId="3644924C" w:rsidR="00CD32CE" w:rsidRPr="00EC2629" w:rsidRDefault="00000000">
      <w:pPr>
        <w:spacing w:after="100" w:line="360" w:lineRule="auto"/>
        <w:jc w:val="both"/>
      </w:pPr>
      <w:r w:rsidRPr="00EC2629">
        <w:t>The UV-visible absorption spectra was conducted to understand the electronic structure of the material through the evaluation of its optical band constants. The band gap of the biofilm was calculated by Tauc's relation, which is already given in equation-4 and depicted in Fig</w:t>
      </w:r>
      <w:ins w:id="400" w:author="M H S" w:date="2026-08-19T03:19:00Z" w16du:dateUtc="2026-08-18T21:19:00Z">
        <w:r w:rsidR="00162D53" w:rsidRPr="00EC2629">
          <w:t>ure</w:t>
        </w:r>
      </w:ins>
      <w:del w:id="401" w:author="M H S" w:date="2026-08-19T03:19:00Z" w16du:dateUtc="2026-08-18T21:19:00Z">
        <w:r w:rsidRPr="00EC2629" w:rsidDel="00162D53">
          <w:delText>.</w:delText>
        </w:r>
      </w:del>
      <w:r w:rsidRPr="00EC2629">
        <w:t xml:space="preserve"> 11. From 11, the y-axis was denoted as (αhν)² and hν on the x-axis. The energy band gap values were determined by extrapolation of the straight line of the curves to zero absorption coefficient. </w:t>
      </w:r>
      <w:del w:id="402" w:author="1024022143 - MHS" w:date="2026-08-19T00:00:00Z">
        <w:r w:rsidRPr="00EC2629">
          <w:delText>A previous study declared that the band gap for only pure PVA was 3eV and the TiO2 loading on the composite could increase the bandgap.</w:delText>
        </w:r>
      </w:del>
      <w:ins w:id="403" w:author="1024022143 - MHS" w:date="2026-08-19T00:00:00Z">
        <w:r w:rsidRPr="00EC2629">
          <w:t>Neat PVA has been reported to carry a band gap of 3 eV, and loading the composite with TiO</w:t>
        </w:r>
        <w:r w:rsidRPr="00EC2629">
          <w:rPr>
            <w:vertAlign w:val="subscript"/>
            <w:rPrChange w:id="404" w:author="M H S" w:date="2026-08-19T03:20:00Z" w16du:dateUtc="2026-08-18T21:20:00Z">
              <w:rPr/>
            </w:rPrChange>
          </w:rPr>
          <w:t>2</w:t>
        </w:r>
        <w:r w:rsidRPr="00EC2629">
          <w:t xml:space="preserve"> was said to widen it.</w:t>
        </w:r>
      </w:ins>
      <w:r w:rsidRPr="00EC2629">
        <w:t xml:space="preserve"> In our study, the obtained band gap for the biofilm was 4.8 eV. </w:t>
      </w:r>
      <w:del w:id="405" w:author="1024022143 - MHS" w:date="2026-08-19T00:00:00Z">
        <w:r w:rsidRPr="00EC2629">
          <w:delText>This high band gap PVA/TiO2/CMC based biofilm can be used as anti-reflection coating in solar cells [39] and UV-protective food packaging</w:delText>
        </w:r>
      </w:del>
      <w:ins w:id="406" w:author="1024022143 - MHS" w:date="2026-08-19T00:00:00Z">
        <w:r w:rsidRPr="00EC2629">
          <w:t>With so wide a band gap, this PVA/TiO</w:t>
        </w:r>
        <w:r w:rsidRPr="00EC2629">
          <w:rPr>
            <w:vertAlign w:val="subscript"/>
            <w:rPrChange w:id="407" w:author="M H S" w:date="2026-08-19T03:20:00Z" w16du:dateUtc="2026-08-18T21:20:00Z">
              <w:rPr/>
            </w:rPrChange>
          </w:rPr>
          <w:t>2</w:t>
        </w:r>
        <w:r w:rsidRPr="00EC2629">
          <w:t>/CMC film may serve as an anti-reflection coating for solar cells [39] or in food packaging meant to screen UV</w:t>
        </w:r>
      </w:ins>
      <w:r w:rsidRPr="00EC2629">
        <w:t xml:space="preserve"> [90].</w:t>
      </w:r>
    </w:p>
    <w:p w14:paraId="5C9682AA" w14:textId="77777777" w:rsidR="00CD32CE" w:rsidRPr="00EC2629" w:rsidRDefault="00CD32CE">
      <w:pPr>
        <w:spacing w:after="100" w:line="360" w:lineRule="auto"/>
        <w:jc w:val="both"/>
      </w:pPr>
    </w:p>
    <w:p w14:paraId="151F8ECC" w14:textId="77777777" w:rsidR="00CD32CE" w:rsidRPr="00EC2629" w:rsidRDefault="00CD32CE">
      <w:pPr>
        <w:spacing w:after="100" w:line="360" w:lineRule="auto"/>
        <w:jc w:val="both"/>
      </w:pPr>
    </w:p>
    <w:p w14:paraId="76B5F62F" w14:textId="77777777" w:rsidR="00CD32CE" w:rsidRPr="00EC2629" w:rsidRDefault="00CD32CE">
      <w:pPr>
        <w:spacing w:after="100" w:line="360" w:lineRule="auto"/>
        <w:jc w:val="both"/>
      </w:pPr>
    </w:p>
    <w:p w14:paraId="3DB24D41" w14:textId="77777777" w:rsidR="00CD32CE" w:rsidRPr="00EC2629" w:rsidRDefault="00CD32CE">
      <w:pPr>
        <w:spacing w:after="100" w:line="360" w:lineRule="auto"/>
        <w:jc w:val="both"/>
      </w:pPr>
    </w:p>
    <w:p w14:paraId="7C4A8AE7" w14:textId="77777777" w:rsidR="00CD32CE" w:rsidRPr="00EC2629" w:rsidRDefault="00CD32CE">
      <w:pPr>
        <w:spacing w:after="100" w:line="360" w:lineRule="auto"/>
        <w:jc w:val="both"/>
      </w:pPr>
    </w:p>
    <w:p w14:paraId="52BFCD62" w14:textId="77777777" w:rsidR="00CD32CE" w:rsidRPr="00EC2629" w:rsidRDefault="00CD32CE">
      <w:pPr>
        <w:spacing w:after="100" w:line="360" w:lineRule="auto"/>
        <w:jc w:val="both"/>
      </w:pPr>
    </w:p>
    <w:p w14:paraId="2337000C" w14:textId="77777777" w:rsidR="00CD32CE" w:rsidRPr="00EC2629" w:rsidRDefault="00CD32CE">
      <w:pPr>
        <w:spacing w:after="100" w:line="360" w:lineRule="auto"/>
        <w:jc w:val="both"/>
      </w:pPr>
    </w:p>
    <w:p w14:paraId="10097EDD" w14:textId="77777777" w:rsidR="00CD32CE" w:rsidRPr="00EC2629" w:rsidRDefault="00CD32CE">
      <w:pPr>
        <w:spacing w:after="100" w:line="360" w:lineRule="auto"/>
        <w:jc w:val="both"/>
      </w:pPr>
    </w:p>
    <w:p w14:paraId="5754A818" w14:textId="77777777" w:rsidR="00CD32CE" w:rsidRPr="00EC2629" w:rsidRDefault="00CD32CE">
      <w:pPr>
        <w:spacing w:after="100" w:line="360" w:lineRule="auto"/>
        <w:jc w:val="both"/>
      </w:pPr>
    </w:p>
    <w:p w14:paraId="65C18951" w14:textId="77777777" w:rsidR="00CD32CE" w:rsidRPr="00EC2629" w:rsidRDefault="00CD32CE">
      <w:pPr>
        <w:spacing w:after="100" w:line="360" w:lineRule="auto"/>
        <w:jc w:val="both"/>
      </w:pPr>
    </w:p>
    <w:p w14:paraId="4CBDD825" w14:textId="77777777" w:rsidR="00CD32CE" w:rsidRPr="00EC2629" w:rsidRDefault="00CD32CE">
      <w:pPr>
        <w:spacing w:after="100" w:line="360" w:lineRule="auto"/>
        <w:jc w:val="both"/>
      </w:pPr>
    </w:p>
    <w:p w14:paraId="2A19D69D" w14:textId="77777777" w:rsidR="00CD32CE" w:rsidRPr="00EC2629" w:rsidRDefault="00CD32CE">
      <w:pPr>
        <w:pStyle w:val="Caption"/>
        <w:jc w:val="center"/>
      </w:pPr>
    </w:p>
    <w:p w14:paraId="3C4B1057" w14:textId="77777777" w:rsidR="00CD32CE" w:rsidRPr="00EC2629" w:rsidRDefault="00000000">
      <w:pPr>
        <w:pStyle w:val="Caption"/>
      </w:pPr>
      <w:r w:rsidRPr="00EC2629">
        <w:t>Figure 11: Plot of (αhυ)² versus hυ of Catkin biofilm</w:t>
      </w:r>
    </w:p>
    <w:p w14:paraId="26BEA223" w14:textId="77777777" w:rsidR="00CD32CE" w:rsidRPr="00EC2629" w:rsidRDefault="00000000">
      <w:pPr>
        <w:spacing w:line="360" w:lineRule="auto"/>
        <w:jc w:val="both"/>
      </w:pPr>
      <w:r w:rsidRPr="00EC2629">
        <w:rPr>
          <w:b/>
          <w:bCs/>
          <w:sz w:val="24"/>
          <w:szCs w:val="24"/>
        </w:rPr>
        <w:t>Calibration Curve</w:t>
      </w:r>
    </w:p>
    <w:p w14:paraId="7A5EEBF5" w14:textId="77777777" w:rsidR="00CD32CE" w:rsidRPr="00EC2629" w:rsidRDefault="00000000">
      <w:pPr>
        <w:spacing w:after="100" w:line="360" w:lineRule="auto"/>
        <w:jc w:val="both"/>
      </w:pPr>
      <w:del w:id="408" w:author="1024022143 - MHS" w:date="2026-08-19T00:00:00Z">
        <w:r w:rsidRPr="00EC2629">
          <w:delText>Calibration curve was developed to determine the concentration of unknown dye solution.</w:delText>
        </w:r>
      </w:del>
      <w:ins w:id="409" w:author="1024022143 - MHS" w:date="2026-08-19T00:00:00Z">
        <w:r w:rsidRPr="00EC2629">
          <w:t>A calibration curve was constructed so that unknown dye concentrations could be read off.</w:t>
        </w:r>
      </w:ins>
      <w:r w:rsidRPr="00EC2629">
        <w:t xml:space="preserve"> </w:t>
      </w:r>
      <w:del w:id="410" w:author="1024022143 - MHS" w:date="2026-08-19T00:00:00Z">
        <w:r w:rsidRPr="00EC2629">
          <w:delText>In our study, the obtained calibration curve showed R2 value of 0.9938 as shown in Figure 12.</w:delText>
        </w:r>
      </w:del>
      <w:ins w:id="411" w:author="1024022143 - MHS" w:date="2026-08-19T00:00:00Z">
        <w:r w:rsidRPr="00EC2629">
          <w:t>Our curve came out with an R</w:t>
        </w:r>
        <w:r w:rsidRPr="00EC2629">
          <w:rPr>
            <w:vertAlign w:val="superscript"/>
            <w:rPrChange w:id="412" w:author="M H S" w:date="2026-08-19T03:20:00Z" w16du:dateUtc="2026-08-18T21:20:00Z">
              <w:rPr/>
            </w:rPrChange>
          </w:rPr>
          <w:t>2</w:t>
        </w:r>
        <w:r w:rsidRPr="00EC2629">
          <w:t xml:space="preserve"> of 0.9938, plotted in Figure 12.</w:t>
        </w:r>
      </w:ins>
      <w:r w:rsidRPr="00EC2629">
        <w:t xml:space="preserve"> </w:t>
      </w:r>
      <w:del w:id="413" w:author="1024022143 - MHS" w:date="2026-08-19T00:00:00Z">
        <w:r w:rsidRPr="00EC2629">
          <w:delText xml:space="preserve">In addition, the table-2 illustrated the value of known conc.(gm/L) against the absorbance data </w:delText>
        </w:r>
        <w:r w:rsidRPr="00EC2629">
          <w:lastRenderedPageBreak/>
          <w:delText>appeared from λmax= 520nm.</w:delText>
        </w:r>
      </w:del>
      <w:ins w:id="414" w:author="1024022143 - MHS" w:date="2026-08-19T00:00:00Z">
        <w:r w:rsidRPr="00EC2629">
          <w:t>Table 2 sets the known concentrations (gm/L) beside the absorbance readings taken at λmax= 520nm.</w:t>
        </w:r>
      </w:ins>
    </w:p>
    <w:p w14:paraId="268F0EA4" w14:textId="77777777" w:rsidR="00CD32CE" w:rsidRPr="00EC2629" w:rsidRDefault="00000000">
      <w:pPr>
        <w:pStyle w:val="Caption"/>
      </w:pPr>
      <w:r w:rsidRPr="00EC2629">
        <w:t>Table 2: The value of absorbance against concentration found at λmax = 520nm.</w:t>
      </w:r>
      <w:fldSimple w:instr=" SEQ Table \* ARABIC "/>
    </w:p>
    <w:tbl>
      <w:tblPr>
        <w:tblW w:w="9999" w:type="dxa"/>
        <w:tblLayout w:type="fixed"/>
        <w:tblCellMar>
          <w:top w:w="40" w:type="dxa"/>
          <w:left w:w="80" w:type="dxa"/>
          <w:bottom w:w="40" w:type="dxa"/>
          <w:right w:w="80" w:type="dxa"/>
        </w:tblCellMar>
        <w:tblLook w:val="04A0" w:firstRow="1" w:lastRow="0" w:firstColumn="1" w:lastColumn="0" w:noHBand="0" w:noVBand="1"/>
      </w:tblPr>
      <w:tblGrid>
        <w:gridCol w:w="5410"/>
        <w:gridCol w:w="4589"/>
      </w:tblGrid>
      <w:tr w:rsidR="00CD32CE" w:rsidRPr="00EC2629" w14:paraId="397241F0" w14:textId="77777777">
        <w:trPr>
          <w:trHeight w:val="327"/>
          <w:tblHeader/>
        </w:trPr>
        <w:tc>
          <w:tcPr>
            <w:tcW w:w="54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316E23" w14:textId="77777777" w:rsidR="00CD32CE" w:rsidRPr="00EC2629" w:rsidRDefault="00000000">
            <w:pPr>
              <w:spacing w:line="276" w:lineRule="auto"/>
              <w:jc w:val="center"/>
            </w:pPr>
            <w:r w:rsidRPr="00EC2629">
              <w:rPr>
                <w:b/>
                <w:bCs/>
                <w:sz w:val="20"/>
                <w:szCs w:val="20"/>
              </w:rPr>
              <w:t>Concentration (gm/L)</w:t>
            </w:r>
          </w:p>
        </w:tc>
        <w:tc>
          <w:tcPr>
            <w:tcW w:w="45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5B1645" w14:textId="77777777" w:rsidR="00CD32CE" w:rsidRPr="00EC2629" w:rsidRDefault="00000000">
            <w:pPr>
              <w:spacing w:line="276" w:lineRule="auto"/>
              <w:jc w:val="center"/>
            </w:pPr>
            <w:r w:rsidRPr="00EC2629">
              <w:rPr>
                <w:b/>
                <w:bCs/>
                <w:sz w:val="20"/>
                <w:szCs w:val="20"/>
              </w:rPr>
              <w:t>Absorbance</w:t>
            </w:r>
          </w:p>
        </w:tc>
      </w:tr>
      <w:tr w:rsidR="00CD32CE" w:rsidRPr="00EC2629" w14:paraId="78FCF9B5"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6F586B1A" w14:textId="77777777" w:rsidR="00CD32CE" w:rsidRPr="00EC2629" w:rsidRDefault="00000000">
            <w:pPr>
              <w:spacing w:line="276" w:lineRule="auto"/>
              <w:jc w:val="center"/>
            </w:pPr>
            <w:r w:rsidRPr="00EC2629">
              <w:rPr>
                <w:sz w:val="20"/>
                <w:szCs w:val="20"/>
              </w:rPr>
              <w:t>0.01</w:t>
            </w:r>
          </w:p>
        </w:tc>
        <w:tc>
          <w:tcPr>
            <w:tcW w:w="4589" w:type="dxa"/>
            <w:tcBorders>
              <w:top w:val="single" w:sz="4" w:space="0" w:color="000000"/>
              <w:left w:val="single" w:sz="4" w:space="0" w:color="000000"/>
              <w:bottom w:val="single" w:sz="4" w:space="0" w:color="000000"/>
              <w:right w:val="single" w:sz="4" w:space="0" w:color="000000"/>
            </w:tcBorders>
            <w:vAlign w:val="center"/>
          </w:tcPr>
          <w:p w14:paraId="2E11B943" w14:textId="77777777" w:rsidR="00CD32CE" w:rsidRPr="00EC2629" w:rsidRDefault="00000000">
            <w:pPr>
              <w:spacing w:line="276" w:lineRule="auto"/>
              <w:jc w:val="center"/>
            </w:pPr>
            <w:r w:rsidRPr="00EC2629">
              <w:rPr>
                <w:sz w:val="20"/>
                <w:szCs w:val="20"/>
              </w:rPr>
              <w:t>0.1628</w:t>
            </w:r>
          </w:p>
        </w:tc>
      </w:tr>
      <w:tr w:rsidR="00CD32CE" w:rsidRPr="00EC2629" w14:paraId="6E86D413"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C0481B4" w14:textId="77777777" w:rsidR="00CD32CE" w:rsidRPr="00EC2629" w:rsidRDefault="00000000">
            <w:pPr>
              <w:spacing w:line="276" w:lineRule="auto"/>
              <w:jc w:val="center"/>
            </w:pPr>
            <w:r w:rsidRPr="00EC2629">
              <w:rPr>
                <w:sz w:val="20"/>
                <w:szCs w:val="20"/>
              </w:rPr>
              <w:t>0.02</w:t>
            </w:r>
          </w:p>
        </w:tc>
        <w:tc>
          <w:tcPr>
            <w:tcW w:w="4589" w:type="dxa"/>
            <w:tcBorders>
              <w:top w:val="single" w:sz="4" w:space="0" w:color="000000"/>
              <w:left w:val="single" w:sz="4" w:space="0" w:color="000000"/>
              <w:bottom w:val="single" w:sz="4" w:space="0" w:color="000000"/>
              <w:right w:val="single" w:sz="4" w:space="0" w:color="000000"/>
            </w:tcBorders>
            <w:vAlign w:val="center"/>
          </w:tcPr>
          <w:p w14:paraId="73F08E0F" w14:textId="77777777" w:rsidR="00CD32CE" w:rsidRPr="00EC2629" w:rsidRDefault="00000000">
            <w:pPr>
              <w:spacing w:line="276" w:lineRule="auto"/>
              <w:jc w:val="center"/>
            </w:pPr>
            <w:r w:rsidRPr="00EC2629">
              <w:rPr>
                <w:sz w:val="20"/>
                <w:szCs w:val="20"/>
              </w:rPr>
              <w:t>0.2568</w:t>
            </w:r>
          </w:p>
        </w:tc>
      </w:tr>
      <w:tr w:rsidR="00CD32CE" w:rsidRPr="00EC2629" w14:paraId="59ABFF41"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4582DC35" w14:textId="77777777" w:rsidR="00CD32CE" w:rsidRPr="00EC2629" w:rsidRDefault="00000000">
            <w:pPr>
              <w:spacing w:line="276" w:lineRule="auto"/>
              <w:jc w:val="center"/>
            </w:pPr>
            <w:r w:rsidRPr="00EC2629">
              <w:rPr>
                <w:sz w:val="20"/>
                <w:szCs w:val="20"/>
              </w:rPr>
              <w:t>0.04</w:t>
            </w:r>
          </w:p>
        </w:tc>
        <w:tc>
          <w:tcPr>
            <w:tcW w:w="4589" w:type="dxa"/>
            <w:tcBorders>
              <w:top w:val="single" w:sz="4" w:space="0" w:color="000000"/>
              <w:left w:val="single" w:sz="4" w:space="0" w:color="000000"/>
              <w:bottom w:val="single" w:sz="4" w:space="0" w:color="000000"/>
              <w:right w:val="single" w:sz="4" w:space="0" w:color="000000"/>
            </w:tcBorders>
            <w:vAlign w:val="center"/>
          </w:tcPr>
          <w:p w14:paraId="4846A81B" w14:textId="77777777" w:rsidR="00CD32CE" w:rsidRPr="00EC2629" w:rsidRDefault="00000000">
            <w:pPr>
              <w:spacing w:line="276" w:lineRule="auto"/>
              <w:jc w:val="center"/>
            </w:pPr>
            <w:r w:rsidRPr="00EC2629">
              <w:rPr>
                <w:sz w:val="20"/>
                <w:szCs w:val="20"/>
              </w:rPr>
              <w:t>0.633</w:t>
            </w:r>
          </w:p>
        </w:tc>
      </w:tr>
      <w:tr w:rsidR="00CD32CE" w:rsidRPr="00EC2629" w14:paraId="17122F7F"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366C4C96" w14:textId="77777777" w:rsidR="00CD32CE" w:rsidRPr="00EC2629" w:rsidRDefault="00000000">
            <w:pPr>
              <w:spacing w:line="276" w:lineRule="auto"/>
              <w:jc w:val="center"/>
            </w:pPr>
            <w:r w:rsidRPr="00EC2629">
              <w:rPr>
                <w:sz w:val="20"/>
                <w:szCs w:val="20"/>
              </w:rPr>
              <w:t>0.06</w:t>
            </w:r>
          </w:p>
        </w:tc>
        <w:tc>
          <w:tcPr>
            <w:tcW w:w="4589" w:type="dxa"/>
            <w:tcBorders>
              <w:top w:val="single" w:sz="4" w:space="0" w:color="000000"/>
              <w:left w:val="single" w:sz="4" w:space="0" w:color="000000"/>
              <w:bottom w:val="single" w:sz="4" w:space="0" w:color="000000"/>
              <w:right w:val="single" w:sz="4" w:space="0" w:color="000000"/>
            </w:tcBorders>
            <w:vAlign w:val="center"/>
          </w:tcPr>
          <w:p w14:paraId="73C2E683" w14:textId="77777777" w:rsidR="00CD32CE" w:rsidRPr="00EC2629" w:rsidRDefault="00000000">
            <w:pPr>
              <w:spacing w:line="276" w:lineRule="auto"/>
              <w:jc w:val="center"/>
            </w:pPr>
            <w:r w:rsidRPr="00EC2629">
              <w:rPr>
                <w:sz w:val="20"/>
                <w:szCs w:val="20"/>
              </w:rPr>
              <w:t>1.0092</w:t>
            </w:r>
          </w:p>
        </w:tc>
      </w:tr>
      <w:tr w:rsidR="00CD32CE" w:rsidRPr="00EC2629" w14:paraId="4844EBA5" w14:textId="77777777">
        <w:trPr>
          <w:trHeight w:val="159"/>
        </w:trPr>
        <w:tc>
          <w:tcPr>
            <w:tcW w:w="5409" w:type="dxa"/>
            <w:tcBorders>
              <w:top w:val="single" w:sz="4" w:space="0" w:color="000000"/>
              <w:left w:val="single" w:sz="4" w:space="0" w:color="000000"/>
              <w:bottom w:val="single" w:sz="4" w:space="0" w:color="000000"/>
              <w:right w:val="single" w:sz="4" w:space="0" w:color="000000"/>
            </w:tcBorders>
            <w:vAlign w:val="center"/>
          </w:tcPr>
          <w:p w14:paraId="2FB4D103" w14:textId="77777777" w:rsidR="00CD32CE" w:rsidRPr="00EC2629" w:rsidRDefault="00000000">
            <w:pPr>
              <w:spacing w:line="276" w:lineRule="auto"/>
              <w:jc w:val="center"/>
            </w:pPr>
            <w:r w:rsidRPr="00EC2629">
              <w:rPr>
                <w:sz w:val="20"/>
                <w:szCs w:val="20"/>
              </w:rPr>
              <w:t>0.08</w:t>
            </w:r>
          </w:p>
        </w:tc>
        <w:tc>
          <w:tcPr>
            <w:tcW w:w="4589" w:type="dxa"/>
            <w:tcBorders>
              <w:top w:val="single" w:sz="4" w:space="0" w:color="000000"/>
              <w:left w:val="single" w:sz="4" w:space="0" w:color="000000"/>
              <w:bottom w:val="single" w:sz="4" w:space="0" w:color="000000"/>
              <w:right w:val="single" w:sz="4" w:space="0" w:color="000000"/>
            </w:tcBorders>
            <w:vAlign w:val="center"/>
          </w:tcPr>
          <w:p w14:paraId="46C32A92" w14:textId="77777777" w:rsidR="00CD32CE" w:rsidRPr="00EC2629" w:rsidRDefault="00000000">
            <w:pPr>
              <w:spacing w:line="276" w:lineRule="auto"/>
              <w:jc w:val="center"/>
            </w:pPr>
            <w:r w:rsidRPr="00EC2629">
              <w:rPr>
                <w:sz w:val="20"/>
                <w:szCs w:val="20"/>
              </w:rPr>
              <w:t>1.3653</w:t>
            </w:r>
          </w:p>
        </w:tc>
      </w:tr>
      <w:tr w:rsidR="00CD32CE" w14:paraId="27F8E55C" w14:textId="77777777">
        <w:trPr>
          <w:trHeight w:val="168"/>
        </w:trPr>
        <w:tc>
          <w:tcPr>
            <w:tcW w:w="5409" w:type="dxa"/>
            <w:tcBorders>
              <w:top w:val="single" w:sz="4" w:space="0" w:color="000000"/>
              <w:left w:val="single" w:sz="4" w:space="0" w:color="000000"/>
              <w:bottom w:val="single" w:sz="4" w:space="0" w:color="000000"/>
              <w:right w:val="single" w:sz="4" w:space="0" w:color="000000"/>
            </w:tcBorders>
            <w:vAlign w:val="center"/>
          </w:tcPr>
          <w:p w14:paraId="1710F328" w14:textId="77777777" w:rsidR="00CD32CE" w:rsidRPr="00EC2629" w:rsidRDefault="00000000">
            <w:pPr>
              <w:spacing w:line="276" w:lineRule="auto"/>
              <w:jc w:val="center"/>
            </w:pPr>
            <w:r w:rsidRPr="00EC2629">
              <w:rPr>
                <w:sz w:val="20"/>
                <w:szCs w:val="20"/>
              </w:rPr>
              <w:t>0.1</w:t>
            </w:r>
          </w:p>
        </w:tc>
        <w:tc>
          <w:tcPr>
            <w:tcW w:w="4589" w:type="dxa"/>
            <w:tcBorders>
              <w:top w:val="single" w:sz="4" w:space="0" w:color="000000"/>
              <w:left w:val="single" w:sz="4" w:space="0" w:color="000000"/>
              <w:bottom w:val="single" w:sz="4" w:space="0" w:color="000000"/>
              <w:right w:val="single" w:sz="4" w:space="0" w:color="000000"/>
            </w:tcBorders>
            <w:vAlign w:val="center"/>
          </w:tcPr>
          <w:p w14:paraId="004D13B0" w14:textId="77777777" w:rsidR="00CD32CE" w:rsidRDefault="00000000">
            <w:pPr>
              <w:spacing w:line="276" w:lineRule="auto"/>
              <w:jc w:val="center"/>
            </w:pPr>
            <w:r w:rsidRPr="00EC2629">
              <w:rPr>
                <w:sz w:val="20"/>
                <w:szCs w:val="20"/>
              </w:rPr>
              <w:t>1.5869</w:t>
            </w:r>
          </w:p>
        </w:tc>
      </w:tr>
    </w:tbl>
    <w:p w14:paraId="1283CA86" w14:textId="77777777" w:rsidR="00CD32CE" w:rsidRDefault="00CD32CE">
      <w:pPr>
        <w:spacing w:after="100" w:line="360" w:lineRule="auto"/>
        <w:jc w:val="both"/>
      </w:pPr>
    </w:p>
    <w:p w14:paraId="64FD3F35" w14:textId="77777777" w:rsidR="00CD32CE" w:rsidRDefault="00CD32CE">
      <w:pPr>
        <w:spacing w:after="100" w:line="360" w:lineRule="auto"/>
        <w:jc w:val="both"/>
      </w:pPr>
    </w:p>
    <w:p w14:paraId="626ECDDC" w14:textId="77777777" w:rsidR="00CD32CE" w:rsidRDefault="00CD32CE">
      <w:pPr>
        <w:spacing w:after="100" w:line="360" w:lineRule="auto"/>
        <w:jc w:val="both"/>
      </w:pPr>
    </w:p>
    <w:p w14:paraId="4FDC698E" w14:textId="77777777" w:rsidR="00CD32CE" w:rsidRDefault="00CD32CE">
      <w:pPr>
        <w:spacing w:after="100" w:line="360" w:lineRule="auto"/>
        <w:jc w:val="both"/>
      </w:pPr>
    </w:p>
    <w:p w14:paraId="55CA575C" w14:textId="77777777" w:rsidR="00CD32CE" w:rsidRDefault="00CD32CE">
      <w:pPr>
        <w:spacing w:after="100" w:line="360" w:lineRule="auto"/>
        <w:jc w:val="both"/>
      </w:pPr>
    </w:p>
    <w:p w14:paraId="4E86380B" w14:textId="77777777" w:rsidR="00CD32CE" w:rsidRDefault="00CD32CE">
      <w:pPr>
        <w:spacing w:after="100" w:line="360" w:lineRule="auto"/>
        <w:jc w:val="both"/>
      </w:pPr>
    </w:p>
    <w:p w14:paraId="0E20CCC0" w14:textId="77777777" w:rsidR="00CD32CE" w:rsidRDefault="00CD32CE">
      <w:pPr>
        <w:spacing w:after="100" w:line="360" w:lineRule="auto"/>
        <w:jc w:val="both"/>
      </w:pPr>
    </w:p>
    <w:p w14:paraId="1B5B918F" w14:textId="77777777" w:rsidR="00CD32CE" w:rsidRDefault="00CD32CE">
      <w:pPr>
        <w:spacing w:after="100" w:line="360" w:lineRule="auto"/>
        <w:jc w:val="both"/>
      </w:pPr>
    </w:p>
    <w:p w14:paraId="22EBCA15" w14:textId="77777777" w:rsidR="00CD32CE" w:rsidRDefault="00CD32CE">
      <w:pPr>
        <w:spacing w:after="100" w:line="360" w:lineRule="auto"/>
        <w:jc w:val="both"/>
      </w:pPr>
    </w:p>
    <w:p w14:paraId="4AB444C5" w14:textId="77777777" w:rsidR="00CD32CE" w:rsidRDefault="00CD32CE">
      <w:pPr>
        <w:spacing w:after="100" w:line="360" w:lineRule="auto"/>
        <w:jc w:val="both"/>
      </w:pPr>
    </w:p>
    <w:p w14:paraId="00BF1BCD" w14:textId="77777777" w:rsidR="00CD32CE" w:rsidRDefault="00CD32CE">
      <w:pPr>
        <w:spacing w:after="100" w:line="360" w:lineRule="auto"/>
        <w:jc w:val="both"/>
      </w:pPr>
    </w:p>
    <w:p w14:paraId="3E9A3FF8" w14:textId="77777777" w:rsidR="00CD32CE" w:rsidRDefault="00CD32CE">
      <w:pPr>
        <w:spacing w:after="100" w:line="360" w:lineRule="auto"/>
        <w:jc w:val="both"/>
      </w:pPr>
    </w:p>
    <w:p w14:paraId="3E94E549" w14:textId="77777777" w:rsidR="00CD32CE" w:rsidRDefault="00000000">
      <w:pPr>
        <w:spacing w:after="100" w:line="360" w:lineRule="auto"/>
        <w:jc w:val="both"/>
      </w:pPr>
      <w:r>
        <w:t xml:space="preserve"> </w:t>
      </w:r>
    </w:p>
    <w:p w14:paraId="712CFECD" w14:textId="77777777" w:rsidR="00CD32CE" w:rsidRDefault="00000000">
      <w:pPr>
        <w:pStyle w:val="Caption"/>
      </w:pPr>
      <w:r>
        <w:t xml:space="preserve">Figure 12: Calibration curves of Absorbance vs. concentration for anionic dye (Avitera light red SE). </w:t>
      </w:r>
      <w:del w:id="415" w:author="1024022143 - MHS" w:date="2026-08-19T00:00:00Z">
        <w:r>
          <w:delText>Regression lines were constrained to pass through the origin, assuming zero absorbance at zero concentration.</w:delText>
        </w:r>
      </w:del>
      <w:ins w:id="416" w:author="1024022143 - MHS" w:date="2026-08-19T00:00:00Z">
        <w:r>
          <w:t>The regression line was forced through the origin, zero concentration being taken to give zero absorbance.</w:t>
        </w:r>
      </w:ins>
      <w:r>
        <w:t xml:space="preserve"> High R2 values confirm the linearity of the dye system</w:t>
      </w:r>
    </w:p>
    <w:p w14:paraId="66380425" w14:textId="77777777" w:rsidR="00CD32CE" w:rsidRDefault="00000000">
      <w:pPr>
        <w:spacing w:before="240" w:line="360" w:lineRule="auto"/>
      </w:pPr>
      <w:r>
        <w:rPr>
          <w:b/>
          <w:bCs/>
          <w:sz w:val="24"/>
          <w:szCs w:val="24"/>
        </w:rPr>
        <w:t>Adsorption Kinetics Mechanism</w:t>
      </w:r>
    </w:p>
    <w:p w14:paraId="0E03DB15" w14:textId="6E96EA36" w:rsidR="00CD32CE" w:rsidRDefault="00000000">
      <w:pPr>
        <w:spacing w:after="100" w:line="360" w:lineRule="auto"/>
        <w:jc w:val="both"/>
        <w:rPr>
          <w:color w:val="FF0000"/>
        </w:rPr>
      </w:pPr>
      <w:r>
        <w:t>The pseudo-first-order model and pseudo-second-order model of dye adsorption for Catkin biofilm were determined by using non-linearized curves, depicted in Fig</w:t>
      </w:r>
      <w:ins w:id="417" w:author="M H S" w:date="2026-08-19T03:20:00Z" w16du:dateUtc="2026-08-18T21:20:00Z">
        <w:r w:rsidR="00F83CB3">
          <w:t>ure</w:t>
        </w:r>
      </w:ins>
      <w:del w:id="418" w:author="M H S" w:date="2026-08-19T03:20:00Z" w16du:dateUtc="2026-08-18T21:20:00Z">
        <w:r w:rsidDel="00F83CB3">
          <w:delText>.</w:delText>
        </w:r>
      </w:del>
      <w:r>
        <w:t xml:space="preserve"> 13. Table 3 lists the kinetic parameters together with the correlation coefficients (R</w:t>
      </w:r>
      <w:r w:rsidRPr="00F83CB3">
        <w:rPr>
          <w:vertAlign w:val="superscript"/>
          <w:rPrChange w:id="419" w:author="M H S" w:date="2026-08-19T03:20:00Z" w16du:dateUtc="2026-08-18T21:20:00Z">
            <w:rPr/>
          </w:rPrChange>
        </w:rPr>
        <w:t>2</w:t>
      </w:r>
      <w:r>
        <w:t>) obtained from both models. Fig</w:t>
      </w:r>
      <w:ins w:id="420" w:author="M H S" w:date="2026-08-19T03:21:00Z" w16du:dateUtc="2026-08-18T21:21:00Z">
        <w:r w:rsidR="00F83CB3">
          <w:t>ure</w:t>
        </w:r>
      </w:ins>
      <w:del w:id="421" w:author="M H S" w:date="2026-08-19T03:21:00Z" w16du:dateUtc="2026-08-18T21:21:00Z">
        <w:r w:rsidDel="00F83CB3">
          <w:delText>.</w:delText>
        </w:r>
      </w:del>
      <w:r>
        <w:t xml:space="preserve"> 13 illustrates the absorbance spectra of the dye solution at different contact times, where the gradual decrease of the absorbance peak at λ</w:t>
      </w:r>
      <w:r w:rsidRPr="00F83CB3">
        <w:rPr>
          <w:vertAlign w:val="subscript"/>
          <w:rPrChange w:id="422" w:author="M H S" w:date="2026-08-19T03:21:00Z" w16du:dateUtc="2026-08-18T21:21:00Z">
            <w:rPr/>
          </w:rPrChange>
        </w:rPr>
        <w:t>max</w:t>
      </w:r>
      <w:r>
        <w:t>= 520nm confirmed the progressive removal of Avitera Light Red SE by the biofilm. Table 3 lists the kinetic parameters together with the correlation coefficients (R2) obtained from both models.</w:t>
      </w:r>
    </w:p>
    <w:p w14:paraId="44F86DB9" w14:textId="77777777" w:rsidR="00CD32CE" w:rsidRDefault="00000000">
      <w:pPr>
        <w:spacing w:after="100" w:line="360" w:lineRule="auto"/>
        <w:jc w:val="both"/>
      </w:pPr>
      <w:del w:id="423" w:author="1024022143 - MHS" w:date="2026-08-19T00:00:00Z">
        <w:r>
          <w:delText>From Table 3, the catkin biofilm exhibited better fitting in the PSO model than PFO, showing close qe values with the experimental data.</w:delText>
        </w:r>
      </w:del>
      <w:ins w:id="424" w:author="1024022143 - MHS" w:date="2026-08-19T00:00:00Z">
        <w:r>
          <w:t xml:space="preserve">Table 3 shows PSO fitting the catkin film better than PFO, with qe coming out near </w:t>
        </w:r>
        <w:r>
          <w:lastRenderedPageBreak/>
          <w:t>the measured value.</w:t>
        </w:r>
      </w:ins>
      <w:r>
        <w:t xml:space="preserve"> In addition, the correlation value (R</w:t>
      </w:r>
      <w:r w:rsidRPr="00F83CB3">
        <w:rPr>
          <w:vertAlign w:val="superscript"/>
          <w:rPrChange w:id="425" w:author="M H S" w:date="2026-08-19T03:21:00Z" w16du:dateUtc="2026-08-18T21:21:00Z">
            <w:rPr/>
          </w:rPrChange>
        </w:rPr>
        <w:t>2</w:t>
      </w:r>
      <w:r>
        <w:t>) for PSO was 0.96577, providing a significantly better fit than the PFO model, which exhibited an R</w:t>
      </w:r>
      <w:r w:rsidRPr="00F83CB3">
        <w:rPr>
          <w:vertAlign w:val="superscript"/>
          <w:rPrChange w:id="426" w:author="M H S" w:date="2026-08-19T03:21:00Z" w16du:dateUtc="2026-08-18T21:21:00Z">
            <w:rPr/>
          </w:rPrChange>
        </w:rPr>
        <w:t>2</w:t>
      </w:r>
      <w:r>
        <w:t xml:space="preserve"> value of 0.91921. Moreover, the experimental data closely matched with qe= 1.15845 value of PSO model, suggesting the well fit of the experimental data in the PSO model. </w:t>
      </w:r>
      <w:del w:id="427" w:author="1024022143 - MHS" w:date="2026-08-19T00:00:00Z">
        <w:r>
          <w:delText>However, the PFO value didn't show any expected value with the experimental data, indicating this model is not a preferable model for the obtained experimental data</w:delText>
        </w:r>
      </w:del>
      <w:ins w:id="428" w:author="1024022143 - MHS" w:date="2026-08-19T00:00:00Z">
        <w:r>
          <w:t>PFO, by contrast, returned nothing close to the measured figures, so this model is not the suitable one for the present data</w:t>
        </w:r>
      </w:ins>
      <w:r>
        <w:t xml:space="preserve"> [35].</w:t>
      </w:r>
    </w:p>
    <w:p w14:paraId="09963BC9" w14:textId="5B1752DC" w:rsidR="00CD32CE" w:rsidRDefault="00000000">
      <w:pPr>
        <w:spacing w:after="100" w:line="360" w:lineRule="auto"/>
        <w:jc w:val="both"/>
      </w:pPr>
      <w:del w:id="429" w:author="1024022143 - MHS" w:date="2026-08-19T00:00:00Z">
        <w:r>
          <w:delText>The well-fitting of the PSO model confirmed that the adsorption process was predominantly governed by chemisorption</w:delText>
        </w:r>
      </w:del>
      <w:ins w:id="430" w:author="1024022143 - MHS" w:date="2026-08-19T00:00:00Z">
        <w:r>
          <w:t>Since PSO fits so well, chemisorption must be what mainly drives the uptake</w:t>
        </w:r>
      </w:ins>
      <w:r>
        <w:t xml:space="preserve"> [47]. </w:t>
      </w:r>
      <w:del w:id="431" w:author="1024022143 - MHS" w:date="2026-08-19T00:00:00Z">
        <w:r>
          <w:delText>The adsorption rate is controlled by the rate of active-site bond formation, not dye diffusion, explaining why equilibrium was not reached in 170 minutes.</w:delText>
        </w:r>
      </w:del>
      <w:ins w:id="432" w:author="1024022143 - MHS" w:date="2026-08-19T00:00:00Z">
        <w:r>
          <w:t>It is the speed at which bonds form on the active sites, and not the diffusion of dye, that sets the uptake rate, which accounts for equilibrium not being attained within 170 minutes.</w:t>
        </w:r>
      </w:ins>
      <w:r>
        <w:t xml:space="preserve"> </w:t>
      </w:r>
      <w:del w:id="433" w:author="1024022143 - MHS" w:date="2026-08-19T00:00:00Z">
        <w:r>
          <w:delText>These kinetic findings confirm that the active functional groups — PVA hydroxyl, citric acid carboxylate, and TiO2 surface sites — govern the chemisorptive removal of Avitera Light Red SE</w:delText>
        </w:r>
      </w:del>
      <w:ins w:id="434" w:author="1024022143 - MHS" w:date="2026-08-19T00:00:00Z">
        <w:r>
          <w:t>The kinetics thus place the removal of Avitera Light Red SE under the control of the active functional groups of the film, namely the PVA hydroxyls, the carboxylate of citric acid</w:t>
        </w:r>
      </w:ins>
      <w:ins w:id="435" w:author="M H S" w:date="2026-08-19T03:21:00Z" w16du:dateUtc="2026-08-18T21:21:00Z">
        <w:r w:rsidR="00F83CB3">
          <w:t>,</w:t>
        </w:r>
      </w:ins>
      <w:ins w:id="436" w:author="1024022143 - MHS" w:date="2026-08-19T00:00:00Z">
        <w:r>
          <w:t xml:space="preserve"> and the TiO</w:t>
        </w:r>
        <w:r w:rsidRPr="00F83CB3">
          <w:rPr>
            <w:vertAlign w:val="subscript"/>
            <w:rPrChange w:id="437" w:author="M H S" w:date="2026-08-19T03:21:00Z" w16du:dateUtc="2026-08-18T21:21:00Z">
              <w:rPr/>
            </w:rPrChange>
          </w:rPr>
          <w:t>2</w:t>
        </w:r>
        <w:r>
          <w:t xml:space="preserve"> surface sites</w:t>
        </w:r>
      </w:ins>
      <w:r>
        <w:t xml:space="preserve"> [47,48].</w:t>
      </w:r>
    </w:p>
    <w:p w14:paraId="63803EDF" w14:textId="77777777" w:rsidR="00CD32CE" w:rsidRDefault="00CD32CE">
      <w:pPr>
        <w:spacing w:after="100" w:line="360" w:lineRule="auto"/>
        <w:jc w:val="both"/>
      </w:pPr>
    </w:p>
    <w:p w14:paraId="49F8DB56" w14:textId="77777777" w:rsidR="00CD32CE" w:rsidRDefault="00CD32CE">
      <w:pPr>
        <w:spacing w:after="100" w:line="360" w:lineRule="auto"/>
        <w:jc w:val="both"/>
      </w:pPr>
    </w:p>
    <w:p w14:paraId="6B03426A" w14:textId="77777777" w:rsidR="00CD32CE" w:rsidRDefault="00CD32CE">
      <w:pPr>
        <w:spacing w:after="100" w:line="360" w:lineRule="auto"/>
        <w:jc w:val="both"/>
      </w:pPr>
    </w:p>
    <w:p w14:paraId="7717C3FB" w14:textId="77777777" w:rsidR="00CD32CE" w:rsidRDefault="00CD32CE">
      <w:pPr>
        <w:spacing w:after="100" w:line="360" w:lineRule="auto"/>
        <w:jc w:val="both"/>
      </w:pPr>
    </w:p>
    <w:p w14:paraId="65C66E8A" w14:textId="77777777" w:rsidR="00CD32CE" w:rsidRDefault="00CD32CE">
      <w:pPr>
        <w:pStyle w:val="Caption"/>
      </w:pPr>
    </w:p>
    <w:p w14:paraId="088B95CE" w14:textId="77777777" w:rsidR="00CD32CE" w:rsidRDefault="00CD32CE">
      <w:pPr>
        <w:pStyle w:val="Caption"/>
      </w:pPr>
    </w:p>
    <w:p w14:paraId="6DFEA200" w14:textId="77777777" w:rsidR="00CD32CE" w:rsidRDefault="00CD32CE">
      <w:pPr>
        <w:pStyle w:val="Caption"/>
      </w:pPr>
    </w:p>
    <w:p w14:paraId="5C99D39B" w14:textId="77777777" w:rsidR="00CD32CE" w:rsidRDefault="00CD32CE"/>
    <w:p w14:paraId="1457DA05" w14:textId="77777777" w:rsidR="00CD32CE" w:rsidRDefault="00CD32CE"/>
    <w:p w14:paraId="0953BD33" w14:textId="77777777" w:rsidR="00CD32CE" w:rsidRDefault="00CD32CE"/>
    <w:p w14:paraId="6C8DF6A9" w14:textId="77777777" w:rsidR="00CD32CE" w:rsidRDefault="00CD32CE"/>
    <w:p w14:paraId="1D3CA6E2" w14:textId="77777777" w:rsidR="00CD32CE" w:rsidRDefault="00CD32CE"/>
    <w:p w14:paraId="3ADAFEC0" w14:textId="77777777" w:rsidR="00CD32CE" w:rsidRDefault="00CD32CE">
      <w:pPr>
        <w:pStyle w:val="Caption"/>
      </w:pPr>
    </w:p>
    <w:p w14:paraId="7E6BCCA2" w14:textId="77777777" w:rsidR="00CD32CE" w:rsidRDefault="00000000">
      <w:pPr>
        <w:pStyle w:val="Caption"/>
      </w:pPr>
      <w:r>
        <w:t>Figure 13: The non-linear curve of PFO and PSO kinetics of adsorption of Catkin biofilm.</w:t>
      </w:r>
    </w:p>
    <w:p w14:paraId="08966E99" w14:textId="77777777" w:rsidR="00CD32CE" w:rsidRDefault="00000000">
      <w:pPr>
        <w:pStyle w:val="Caption"/>
        <w:keepNext/>
        <w:jc w:val="left"/>
      </w:pPr>
      <w:r>
        <w:t>Table 3: The kinetic model parameters for Catkin biofilm.</w:t>
      </w:r>
      <w:fldSimple w:instr=" SEQ Table \* ARABIC "/>
    </w:p>
    <w:tbl>
      <w:tblPr>
        <w:tblW w:w="9624" w:type="dxa"/>
        <w:tblLayout w:type="fixed"/>
        <w:tblCellMar>
          <w:top w:w="40" w:type="dxa"/>
          <w:left w:w="80" w:type="dxa"/>
          <w:bottom w:w="40" w:type="dxa"/>
          <w:right w:w="80" w:type="dxa"/>
        </w:tblCellMar>
        <w:tblLook w:val="04A0" w:firstRow="1" w:lastRow="0" w:firstColumn="1" w:lastColumn="0" w:noHBand="0" w:noVBand="1"/>
      </w:tblPr>
      <w:tblGrid>
        <w:gridCol w:w="3765"/>
        <w:gridCol w:w="2930"/>
        <w:gridCol w:w="2929"/>
      </w:tblGrid>
      <w:tr w:rsidR="00CD32CE" w14:paraId="5DC3AE27" w14:textId="77777777">
        <w:trPr>
          <w:trHeight w:val="269"/>
          <w:tblHeader/>
        </w:trPr>
        <w:tc>
          <w:tcPr>
            <w:tcW w:w="376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1D8DEB" w14:textId="77777777" w:rsidR="00CD32CE" w:rsidRDefault="00000000">
            <w:pPr>
              <w:spacing w:line="276" w:lineRule="auto"/>
              <w:jc w:val="center"/>
            </w:pPr>
            <w:r>
              <w:rPr>
                <w:b/>
                <w:bCs/>
                <w:sz w:val="20"/>
                <w:szCs w:val="20"/>
              </w:rPr>
              <w:t>Kinetics Model (Catkin Biofilm)</w:t>
            </w:r>
          </w:p>
        </w:tc>
        <w:tc>
          <w:tcPr>
            <w:tcW w:w="29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DA3BE7" w14:textId="77777777" w:rsidR="00CD32CE" w:rsidRDefault="00000000">
            <w:pPr>
              <w:spacing w:line="276" w:lineRule="auto"/>
              <w:jc w:val="center"/>
            </w:pPr>
            <w:r>
              <w:rPr>
                <w:b/>
                <w:bCs/>
                <w:sz w:val="20"/>
                <w:szCs w:val="20"/>
              </w:rPr>
              <w:t>Parameters</w:t>
            </w:r>
          </w:p>
        </w:tc>
        <w:tc>
          <w:tcPr>
            <w:tcW w:w="29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C3FE" w14:textId="77777777" w:rsidR="00CD32CE" w:rsidRDefault="00000000">
            <w:pPr>
              <w:spacing w:line="276" w:lineRule="auto"/>
              <w:jc w:val="center"/>
            </w:pPr>
            <w:r>
              <w:rPr>
                <w:b/>
                <w:bCs/>
                <w:sz w:val="20"/>
                <w:szCs w:val="20"/>
              </w:rPr>
              <w:t>Values</w:t>
            </w:r>
          </w:p>
        </w:tc>
      </w:tr>
      <w:tr w:rsidR="00CD32CE" w14:paraId="4D02CA04" w14:textId="77777777">
        <w:trPr>
          <w:trHeight w:val="296"/>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36FD07ED" w14:textId="77777777" w:rsidR="00CD32CE" w:rsidRDefault="00000000">
            <w:pPr>
              <w:spacing w:line="276" w:lineRule="auto"/>
              <w:jc w:val="center"/>
            </w:pPr>
            <w:r>
              <w:rPr>
                <w:sz w:val="20"/>
                <w:szCs w:val="20"/>
              </w:rPr>
              <w:t>Pseudo First Order (PFO)</w:t>
            </w:r>
          </w:p>
        </w:tc>
        <w:tc>
          <w:tcPr>
            <w:tcW w:w="2930" w:type="dxa"/>
            <w:tcBorders>
              <w:top w:val="single" w:sz="4" w:space="0" w:color="000000"/>
              <w:left w:val="single" w:sz="4" w:space="0" w:color="000000"/>
              <w:bottom w:val="single" w:sz="4" w:space="0" w:color="000000"/>
              <w:right w:val="single" w:sz="4" w:space="0" w:color="000000"/>
            </w:tcBorders>
            <w:vAlign w:val="center"/>
          </w:tcPr>
          <w:p w14:paraId="2425EF4F" w14:textId="77777777" w:rsidR="00CD32CE" w:rsidRDefault="00000000">
            <w:pPr>
              <w:spacing w:line="276" w:lineRule="auto"/>
              <w:jc w:val="center"/>
            </w:pPr>
            <w:r>
              <w:rPr>
                <w:sz w:val="20"/>
                <w:szCs w:val="20"/>
              </w:rPr>
              <w:t>q</w:t>
            </w:r>
            <w:r w:rsidRPr="00F83CB3">
              <w:rPr>
                <w:sz w:val="20"/>
                <w:szCs w:val="20"/>
                <w:vertAlign w:val="subscript"/>
                <w:rPrChange w:id="438"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5E5A65DD" w14:textId="77777777" w:rsidR="00CD32CE" w:rsidRDefault="00000000">
            <w:pPr>
              <w:spacing w:line="276" w:lineRule="auto"/>
              <w:jc w:val="center"/>
            </w:pPr>
            <w:r>
              <w:rPr>
                <w:sz w:val="20"/>
                <w:szCs w:val="20"/>
              </w:rPr>
              <w:t>1.05503</w:t>
            </w:r>
          </w:p>
        </w:tc>
      </w:tr>
      <w:tr w:rsidR="00CD32CE" w14:paraId="235D94D0"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F0CE98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2D678D00" w14:textId="77777777" w:rsidR="00CD32CE" w:rsidRDefault="00000000">
            <w:pPr>
              <w:spacing w:line="276" w:lineRule="auto"/>
              <w:jc w:val="center"/>
            </w:pPr>
            <w:r>
              <w:rPr>
                <w:sz w:val="20"/>
                <w:szCs w:val="20"/>
              </w:rPr>
              <w:t>K</w:t>
            </w:r>
            <w:r w:rsidRPr="00F83CB3">
              <w:rPr>
                <w:sz w:val="20"/>
                <w:szCs w:val="20"/>
                <w:vertAlign w:val="subscript"/>
                <w:rPrChange w:id="439" w:author="M H S" w:date="2026-08-19T03:22:00Z" w16du:dateUtc="2026-08-18T21:22:00Z">
                  <w:rPr>
                    <w:sz w:val="20"/>
                    <w:szCs w:val="20"/>
                  </w:rPr>
                </w:rPrChange>
              </w:rPr>
              <w:t>1</w:t>
            </w:r>
          </w:p>
        </w:tc>
        <w:tc>
          <w:tcPr>
            <w:tcW w:w="2929" w:type="dxa"/>
            <w:tcBorders>
              <w:top w:val="single" w:sz="4" w:space="0" w:color="000000"/>
              <w:left w:val="single" w:sz="4" w:space="0" w:color="000000"/>
              <w:bottom w:val="single" w:sz="4" w:space="0" w:color="000000"/>
              <w:right w:val="single" w:sz="4" w:space="0" w:color="000000"/>
            </w:tcBorders>
            <w:vAlign w:val="center"/>
          </w:tcPr>
          <w:p w14:paraId="7899123D" w14:textId="77777777" w:rsidR="00CD32CE" w:rsidRDefault="00000000">
            <w:pPr>
              <w:spacing w:line="276" w:lineRule="auto"/>
              <w:jc w:val="center"/>
            </w:pPr>
            <w:r>
              <w:rPr>
                <w:sz w:val="20"/>
                <w:szCs w:val="20"/>
              </w:rPr>
              <w:t>0.08638</w:t>
            </w:r>
          </w:p>
        </w:tc>
      </w:tr>
      <w:tr w:rsidR="00CD32CE" w14:paraId="1570D334"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5822C3B5"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48BACFEB"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41C74A0E" w14:textId="77777777" w:rsidR="00CD32CE" w:rsidRDefault="00000000">
            <w:pPr>
              <w:spacing w:line="276" w:lineRule="auto"/>
              <w:jc w:val="center"/>
            </w:pPr>
            <w:r>
              <w:rPr>
                <w:sz w:val="20"/>
                <w:szCs w:val="20"/>
              </w:rPr>
              <w:t>0.91921</w:t>
            </w:r>
          </w:p>
        </w:tc>
      </w:tr>
      <w:tr w:rsidR="00CD32CE" w14:paraId="3ACA25B3" w14:textId="77777777">
        <w:trPr>
          <w:trHeight w:val="310"/>
        </w:trPr>
        <w:tc>
          <w:tcPr>
            <w:tcW w:w="3765" w:type="dxa"/>
            <w:vMerge w:val="restart"/>
            <w:tcBorders>
              <w:top w:val="single" w:sz="4" w:space="0" w:color="000000"/>
              <w:left w:val="single" w:sz="4" w:space="0" w:color="000000"/>
              <w:bottom w:val="single" w:sz="4" w:space="0" w:color="000000"/>
              <w:right w:val="single" w:sz="4" w:space="0" w:color="000000"/>
            </w:tcBorders>
            <w:vAlign w:val="center"/>
          </w:tcPr>
          <w:p w14:paraId="24633CBF" w14:textId="77777777" w:rsidR="00CD32CE" w:rsidRDefault="00000000">
            <w:pPr>
              <w:spacing w:line="276" w:lineRule="auto"/>
              <w:jc w:val="center"/>
            </w:pPr>
            <w:r>
              <w:rPr>
                <w:sz w:val="20"/>
                <w:szCs w:val="20"/>
              </w:rPr>
              <w:t>Pseudo Second Order (PSO)</w:t>
            </w:r>
          </w:p>
        </w:tc>
        <w:tc>
          <w:tcPr>
            <w:tcW w:w="2930" w:type="dxa"/>
            <w:tcBorders>
              <w:top w:val="single" w:sz="4" w:space="0" w:color="000000"/>
              <w:left w:val="single" w:sz="4" w:space="0" w:color="000000"/>
              <w:bottom w:val="single" w:sz="4" w:space="0" w:color="000000"/>
              <w:right w:val="single" w:sz="4" w:space="0" w:color="000000"/>
            </w:tcBorders>
            <w:vAlign w:val="center"/>
          </w:tcPr>
          <w:p w14:paraId="0E1E3079" w14:textId="77777777" w:rsidR="00CD32CE" w:rsidRDefault="00000000">
            <w:pPr>
              <w:spacing w:line="276" w:lineRule="auto"/>
              <w:jc w:val="center"/>
            </w:pPr>
            <w:r>
              <w:rPr>
                <w:sz w:val="20"/>
                <w:szCs w:val="20"/>
              </w:rPr>
              <w:t>q</w:t>
            </w:r>
            <w:r w:rsidRPr="00F83CB3">
              <w:rPr>
                <w:sz w:val="20"/>
                <w:szCs w:val="20"/>
                <w:vertAlign w:val="subscript"/>
                <w:rPrChange w:id="440" w:author="M H S" w:date="2026-08-19T03:22:00Z" w16du:dateUtc="2026-08-18T21:22:00Z">
                  <w:rPr>
                    <w:sz w:val="20"/>
                    <w:szCs w:val="20"/>
                  </w:rPr>
                </w:rPrChange>
              </w:rPr>
              <w:t>e</w:t>
            </w:r>
          </w:p>
        </w:tc>
        <w:tc>
          <w:tcPr>
            <w:tcW w:w="2929" w:type="dxa"/>
            <w:tcBorders>
              <w:top w:val="single" w:sz="4" w:space="0" w:color="000000"/>
              <w:left w:val="single" w:sz="4" w:space="0" w:color="000000"/>
              <w:bottom w:val="single" w:sz="4" w:space="0" w:color="000000"/>
              <w:right w:val="single" w:sz="4" w:space="0" w:color="000000"/>
            </w:tcBorders>
            <w:vAlign w:val="center"/>
          </w:tcPr>
          <w:p w14:paraId="37365791" w14:textId="77777777" w:rsidR="00CD32CE" w:rsidRDefault="00000000">
            <w:pPr>
              <w:spacing w:line="276" w:lineRule="auto"/>
              <w:jc w:val="center"/>
            </w:pPr>
            <w:r>
              <w:rPr>
                <w:sz w:val="20"/>
                <w:szCs w:val="20"/>
              </w:rPr>
              <w:t>1.15845</w:t>
            </w:r>
          </w:p>
        </w:tc>
      </w:tr>
      <w:tr w:rsidR="00CD32CE" w14:paraId="26BABFDE"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78151D90"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5D1C1FD6" w14:textId="77777777" w:rsidR="00CD32CE" w:rsidRDefault="00000000">
            <w:pPr>
              <w:spacing w:line="276" w:lineRule="auto"/>
              <w:jc w:val="center"/>
            </w:pPr>
            <w:r>
              <w:rPr>
                <w:sz w:val="20"/>
                <w:szCs w:val="20"/>
              </w:rPr>
              <w:t>K</w:t>
            </w:r>
            <w:r w:rsidRPr="00F83CB3">
              <w:rPr>
                <w:sz w:val="20"/>
                <w:szCs w:val="20"/>
                <w:vertAlign w:val="subscript"/>
                <w:rPrChange w:id="441" w:author="M H S" w:date="2026-08-19T03:22:00Z" w16du:dateUtc="2026-08-18T21:22:00Z">
                  <w:rPr>
                    <w:sz w:val="20"/>
                    <w:szCs w:val="20"/>
                  </w:rPr>
                </w:rPrChange>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AFE3EC5" w14:textId="77777777" w:rsidR="00CD32CE" w:rsidRDefault="00000000">
            <w:pPr>
              <w:spacing w:line="276" w:lineRule="auto"/>
              <w:jc w:val="center"/>
            </w:pPr>
            <w:r>
              <w:rPr>
                <w:sz w:val="20"/>
                <w:szCs w:val="20"/>
              </w:rPr>
              <w:t>0.10934</w:t>
            </w:r>
          </w:p>
        </w:tc>
      </w:tr>
      <w:tr w:rsidR="00CD32CE" w14:paraId="1970F4BD" w14:textId="77777777">
        <w:trPr>
          <w:trHeight w:val="145"/>
        </w:trPr>
        <w:tc>
          <w:tcPr>
            <w:tcW w:w="3765" w:type="dxa"/>
            <w:vMerge/>
            <w:tcBorders>
              <w:top w:val="single" w:sz="4" w:space="0" w:color="000000"/>
              <w:left w:val="single" w:sz="4" w:space="0" w:color="000000"/>
              <w:bottom w:val="single" w:sz="4" w:space="0" w:color="000000"/>
              <w:right w:val="single" w:sz="4" w:space="0" w:color="000000"/>
            </w:tcBorders>
            <w:vAlign w:val="center"/>
          </w:tcPr>
          <w:p w14:paraId="655F793E" w14:textId="77777777" w:rsidR="00CD32CE" w:rsidRDefault="00CD32CE">
            <w:pPr>
              <w:spacing w:line="276" w:lineRule="auto"/>
              <w:jc w:val="center"/>
            </w:pPr>
          </w:p>
        </w:tc>
        <w:tc>
          <w:tcPr>
            <w:tcW w:w="2930" w:type="dxa"/>
            <w:tcBorders>
              <w:top w:val="single" w:sz="4" w:space="0" w:color="000000"/>
              <w:left w:val="single" w:sz="4" w:space="0" w:color="000000"/>
              <w:bottom w:val="single" w:sz="4" w:space="0" w:color="000000"/>
              <w:right w:val="single" w:sz="4" w:space="0" w:color="000000"/>
            </w:tcBorders>
            <w:vAlign w:val="center"/>
          </w:tcPr>
          <w:p w14:paraId="1ABB384F" w14:textId="77777777" w:rsidR="00CD32CE" w:rsidRDefault="00000000">
            <w:pPr>
              <w:spacing w:line="276" w:lineRule="auto"/>
              <w:jc w:val="center"/>
            </w:pPr>
            <w:r>
              <w:rPr>
                <w:sz w:val="20"/>
                <w:szCs w:val="20"/>
              </w:rPr>
              <w:t>R</w:t>
            </w:r>
            <w:r>
              <w:rPr>
                <w:sz w:val="20"/>
                <w:szCs w:val="20"/>
                <w:vertAlign w:val="superscript"/>
              </w:rPr>
              <w:t>2</w:t>
            </w:r>
          </w:p>
        </w:tc>
        <w:tc>
          <w:tcPr>
            <w:tcW w:w="2929" w:type="dxa"/>
            <w:tcBorders>
              <w:top w:val="single" w:sz="4" w:space="0" w:color="000000"/>
              <w:left w:val="single" w:sz="4" w:space="0" w:color="000000"/>
              <w:bottom w:val="single" w:sz="4" w:space="0" w:color="000000"/>
              <w:right w:val="single" w:sz="4" w:space="0" w:color="000000"/>
            </w:tcBorders>
            <w:vAlign w:val="center"/>
          </w:tcPr>
          <w:p w14:paraId="1B6C010C" w14:textId="77777777" w:rsidR="00CD32CE" w:rsidRDefault="00000000">
            <w:pPr>
              <w:spacing w:line="276" w:lineRule="auto"/>
              <w:jc w:val="center"/>
            </w:pPr>
            <w:r>
              <w:rPr>
                <w:sz w:val="20"/>
                <w:szCs w:val="20"/>
              </w:rPr>
              <w:t>0.96577</w:t>
            </w:r>
          </w:p>
        </w:tc>
      </w:tr>
    </w:tbl>
    <w:p w14:paraId="1D69C629" w14:textId="77777777" w:rsidR="00CD32CE" w:rsidRDefault="00000000">
      <w:pPr>
        <w:spacing w:before="240" w:line="360" w:lineRule="auto"/>
      </w:pPr>
      <w:r>
        <w:rPr>
          <w:b/>
          <w:bCs/>
          <w:sz w:val="24"/>
          <w:szCs w:val="24"/>
        </w:rPr>
        <w:lastRenderedPageBreak/>
        <w:t>Adsorption Isotherm</w:t>
      </w:r>
    </w:p>
    <w:p w14:paraId="7DE3E204" w14:textId="089B69E4" w:rsidR="00CD32CE" w:rsidRDefault="00000000">
      <w:pPr>
        <w:spacing w:line="360" w:lineRule="auto"/>
        <w:jc w:val="both"/>
      </w:pPr>
      <w:r>
        <w:t>The adsorption equilibrium data for the Catkin biofilm were analyzed by using two different isotherm model: Langmuir Isotherm and Freundlich Isotherm, depicted in Fig</w:t>
      </w:r>
      <w:ins w:id="442" w:author="M H S" w:date="2026-08-19T03:22:00Z" w16du:dateUtc="2026-08-18T21:22:00Z">
        <w:r w:rsidR="00F83CB3">
          <w:t>ure</w:t>
        </w:r>
      </w:ins>
      <w:del w:id="443" w:author="M H S" w:date="2026-08-19T03:22:00Z" w16du:dateUtc="2026-08-18T21:22:00Z">
        <w:r w:rsidDel="00F83CB3">
          <w:delText>.</w:delText>
        </w:r>
      </w:del>
      <w:r>
        <w:t xml:space="preserve"> 14. In Fig</w:t>
      </w:r>
      <w:ins w:id="444" w:author="M H S" w:date="2026-08-19T03:22:00Z" w16du:dateUtc="2026-08-18T21:22:00Z">
        <w:r w:rsidR="00F83CB3">
          <w:t>ure</w:t>
        </w:r>
      </w:ins>
      <w:del w:id="445" w:author="M H S" w:date="2026-08-19T03:22:00Z" w16du:dateUtc="2026-08-18T21:22:00Z">
        <w:r w:rsidDel="00F83CB3">
          <w:delText>.</w:delText>
        </w:r>
      </w:del>
      <w:r>
        <w:t xml:space="preserve"> 14, linear plot of Langmuir model (C</w:t>
      </w:r>
      <w:r w:rsidRPr="00F83CB3">
        <w:rPr>
          <w:vertAlign w:val="subscript"/>
          <w:rPrChange w:id="446" w:author="M H S" w:date="2026-08-19T03:22:00Z" w16du:dateUtc="2026-08-18T21:22:00Z">
            <w:rPr/>
          </w:rPrChange>
        </w:rPr>
        <w:t>e</w:t>
      </w:r>
      <w:r>
        <w:t>/q</w:t>
      </w:r>
      <w:r w:rsidRPr="00F83CB3">
        <w:rPr>
          <w:vertAlign w:val="subscript"/>
          <w:rPrChange w:id="447" w:author="M H S" w:date="2026-08-19T03:22:00Z" w16du:dateUtc="2026-08-18T21:22:00Z">
            <w:rPr/>
          </w:rPrChange>
        </w:rPr>
        <w:t>e</w:t>
      </w:r>
      <w:r>
        <w:t xml:space="preserve"> vs C</w:t>
      </w:r>
      <w:r w:rsidRPr="00F83CB3">
        <w:rPr>
          <w:vertAlign w:val="subscript"/>
          <w:rPrChange w:id="448" w:author="M H S" w:date="2026-08-19T03:23:00Z" w16du:dateUtc="2026-08-18T21:23:00Z">
            <w:rPr/>
          </w:rPrChange>
        </w:rPr>
        <w:t>e</w:t>
      </w:r>
      <w:r>
        <w:t>) and the linear plot of Freundlich (ln(q</w:t>
      </w:r>
      <w:r w:rsidRPr="00F83CB3">
        <w:rPr>
          <w:vertAlign w:val="subscript"/>
          <w:rPrChange w:id="449" w:author="M H S" w:date="2026-08-19T03:23:00Z" w16du:dateUtc="2026-08-18T21:23:00Z">
            <w:rPr/>
          </w:rPrChange>
        </w:rPr>
        <w:t>e</w:t>
      </w:r>
      <w:r>
        <w:t>) vs ln(C</w:t>
      </w:r>
      <w:r w:rsidRPr="00F83CB3">
        <w:rPr>
          <w:vertAlign w:val="subscript"/>
          <w:rPrChange w:id="450" w:author="M H S" w:date="2026-08-19T03:23:00Z" w16du:dateUtc="2026-08-18T21:23:00Z">
            <w:rPr/>
          </w:rPrChange>
        </w:rPr>
        <w:t>e</w:t>
      </w:r>
      <w:r>
        <w:t xml:space="preserve">))- A and B indicated the Langmuir Curve for Catkin biofilm and Freundlich Curve for Catkin biofilm respectively. </w:t>
      </w:r>
      <w:del w:id="451" w:author="1024022143 - MHS" w:date="2026-08-19T00:00:00Z">
        <w:r>
          <w:delText>The slope and intercept of the linear plot of the Langmuir isotherm were used to determine the Langmuir adsorption coefficient (KL) and the maximum adsorption capacity (qmax).</w:delText>
        </w:r>
      </w:del>
      <w:ins w:id="452" w:author="1024022143 - MHS" w:date="2026-08-19T00:00:00Z">
        <w:r>
          <w:t>KL and q</w:t>
        </w:r>
        <w:r w:rsidRPr="00F83CB3">
          <w:rPr>
            <w:vertAlign w:val="subscript"/>
            <w:rPrChange w:id="453" w:author="M H S" w:date="2026-08-19T03:23:00Z" w16du:dateUtc="2026-08-18T21:23:00Z">
              <w:rPr/>
            </w:rPrChange>
          </w:rPr>
          <w:t>max</w:t>
        </w:r>
        <w:r>
          <w:t xml:space="preserve"> were obtained from the slope and the intercept of the straight-line Langmuir plot.</w:t>
        </w:r>
      </w:ins>
      <w:r>
        <w:t xml:space="preserve"> </w:t>
      </w:r>
      <w:del w:id="454" w:author="1024022143 - MHS" w:date="2026-08-19T00:00:00Z">
        <w:r>
          <w:delText>On the other hand, the Freundlich constant (kf) and n (intensity of adsorption) were calculated by the use of the intercept and slope of the linear Freundlich curve.</w:delText>
        </w:r>
      </w:del>
      <w:ins w:id="455" w:author="1024022143 - MHS" w:date="2026-08-19T00:00:00Z">
        <w:r>
          <w:t>In the same way the intercept and slope of the linear Freundlich plot gave k</w:t>
        </w:r>
        <w:r w:rsidRPr="00F83CB3">
          <w:rPr>
            <w:vertAlign w:val="subscript"/>
            <w:rPrChange w:id="456" w:author="M H S" w:date="2026-08-19T03:23:00Z" w16du:dateUtc="2026-08-18T21:23:00Z">
              <w:rPr/>
            </w:rPrChange>
          </w:rPr>
          <w:t>f</w:t>
        </w:r>
        <w:r>
          <w:t xml:space="preserve"> together with n, the intensity of adsorption.</w:t>
        </w:r>
      </w:ins>
      <w:r>
        <w:t xml:space="preserve"> All these values are presented in Table 4.</w:t>
      </w:r>
    </w:p>
    <w:p w14:paraId="2A62AC77" w14:textId="483A3960" w:rsidR="00CD32CE" w:rsidRDefault="00000000">
      <w:pPr>
        <w:spacing w:after="100" w:line="360" w:lineRule="auto"/>
        <w:jc w:val="both"/>
      </w:pPr>
      <w:del w:id="457" w:author="1024022143 - MHS" w:date="2026-08-19T00:00:00Z">
        <w:r>
          <w:delText>The Langmuir model showed poor performance for the biofilm, which was evidenced by the relatively lower correlation coefficient</w:delText>
        </w:r>
      </w:del>
      <w:ins w:id="458" w:author="1024022143 - MHS" w:date="2026-08-19T00:00:00Z">
        <w:r>
          <w:t>Langmuir fitted the biofilm data poorly, as its correlation coefficient stayed comparatively low</w:t>
        </w:r>
      </w:ins>
      <w:r>
        <w:t xml:space="preserve"> (R</w:t>
      </w:r>
      <w:r w:rsidRPr="00F83CB3">
        <w:rPr>
          <w:vertAlign w:val="superscript"/>
          <w:rPrChange w:id="459" w:author="M H S" w:date="2026-08-19T03:23:00Z" w16du:dateUtc="2026-08-18T21:23:00Z">
            <w:rPr/>
          </w:rPrChange>
        </w:rPr>
        <w:t>2</w:t>
      </w:r>
      <w:r>
        <w:t>=0.92461 for Catkin biofilm), as shown in Fig</w:t>
      </w:r>
      <w:ins w:id="460" w:author="M H S" w:date="2026-08-19T03:24:00Z" w16du:dateUtc="2026-08-18T21:24:00Z">
        <w:r w:rsidR="00F83CB3">
          <w:t>ure</w:t>
        </w:r>
      </w:ins>
      <w:del w:id="461" w:author="M H S" w:date="2026-08-19T03:24:00Z" w16du:dateUtc="2026-08-18T21:24:00Z">
        <w:r w:rsidDel="00F83CB3">
          <w:delText>.</w:delText>
        </w:r>
      </w:del>
      <w:r>
        <w:t xml:space="preserve"> 14(A). </w:t>
      </w:r>
      <w:del w:id="462" w:author="1024022143 - MHS" w:date="2026-08-19T00:00:00Z">
        <w:r>
          <w:delText>In addition, the negative value of KL and qmax indicated the invalidation of this model for experimental data.</w:delText>
        </w:r>
      </w:del>
      <w:ins w:id="463" w:author="1024022143 - MHS" w:date="2026-08-19T00:00:00Z">
        <w:r>
          <w:t>KL and q</w:t>
        </w:r>
        <w:r w:rsidRPr="00F83CB3">
          <w:rPr>
            <w:vertAlign w:val="subscript"/>
            <w:rPrChange w:id="464" w:author="M H S" w:date="2026-08-19T03:24:00Z" w16du:dateUtc="2026-08-18T21:24:00Z">
              <w:rPr/>
            </w:rPrChange>
          </w:rPr>
          <w:t>max</w:t>
        </w:r>
        <w:r>
          <w:t xml:space="preserve"> moreover came out negative, which rules the model out for the present data.</w:t>
        </w:r>
      </w:ins>
    </w:p>
    <w:p w14:paraId="267F1232" w14:textId="2A0F0F82" w:rsidR="00CD32CE" w:rsidRDefault="00000000">
      <w:pPr>
        <w:spacing w:after="100" w:line="360" w:lineRule="auto"/>
        <w:jc w:val="both"/>
      </w:pPr>
      <w:del w:id="465" w:author="1024022143 - MHS" w:date="2026-08-19T00:00:00Z">
        <w:r>
          <w:delText>In contrast, the Freundlich isotherm model demonstrated the well fit to experimental data, where the correlation coefficient was R2=0.9966 for Catkin biofilm, depicted in Fig. 14(B).</w:delText>
        </w:r>
      </w:del>
      <w:ins w:id="466" w:author="1024022143 - MHS" w:date="2026-08-19T00:00:00Z">
        <w:r>
          <w:t>Freundlich, on the other hand, followed the measured points closely and returned R</w:t>
        </w:r>
        <w:r w:rsidRPr="00F83CB3">
          <w:rPr>
            <w:vertAlign w:val="superscript"/>
            <w:rPrChange w:id="467" w:author="M H S" w:date="2026-08-19T03:24:00Z" w16du:dateUtc="2026-08-18T21:24:00Z">
              <w:rPr/>
            </w:rPrChange>
          </w:rPr>
          <w:t>2</w:t>
        </w:r>
        <w:r>
          <w:t>=0.9966 for the Catkin biofilm, as Fig</w:t>
        </w:r>
      </w:ins>
      <w:ins w:id="468" w:author="M H S" w:date="2026-08-19T03:24:00Z" w16du:dateUtc="2026-08-18T21:24:00Z">
        <w:r w:rsidR="00F83CB3">
          <w:t>ure</w:t>
        </w:r>
      </w:ins>
      <w:ins w:id="469" w:author="1024022143 - MHS" w:date="2026-08-19T00:00:00Z">
        <w:del w:id="470" w:author="M H S" w:date="2026-08-19T03:24:00Z" w16du:dateUtc="2026-08-18T21:24:00Z">
          <w:r w:rsidDel="00F83CB3">
            <w:delText>.</w:delText>
          </w:r>
        </w:del>
        <w:r>
          <w:t xml:space="preserve"> 14(B) shows.</w:t>
        </w:r>
      </w:ins>
      <w:r>
        <w:t xml:space="preserve"> </w:t>
      </w:r>
      <w:del w:id="471" w:author="1024022143 - MHS" w:date="2026-08-19T00:00:00Z">
        <w:r>
          <w:delText>This observation suggested that the adsorption process occurred on a heterogeneous surface where multiple active sites were present non-uniformly</w:delText>
        </w:r>
      </w:del>
      <w:ins w:id="472" w:author="1024022143 - MHS" w:date="2026-08-19T00:00:00Z">
        <w:r>
          <w:t>Uptake therefore appears to take place over a heterogeneous surface carrying several kinds of active site spread unevenly</w:t>
        </w:r>
      </w:ins>
      <w:r>
        <w:t xml:space="preserve"> [41]. </w:t>
      </w:r>
      <w:del w:id="473" w:author="1024022143 - MHS" w:date="2026-08-19T00:00:00Z">
        <w:r>
          <w:delText>However, the value of kf and n was found to be relatively low, probably due to low concentration of initial dye, as this limited the active sites to adsorb the dye particles.</w:delText>
        </w:r>
      </w:del>
      <w:ins w:id="474" w:author="1024022143 - MHS" w:date="2026-08-19T00:00:00Z">
        <w:r>
          <w:t>Both k</w:t>
        </w:r>
        <w:r w:rsidRPr="00F83CB3">
          <w:rPr>
            <w:vertAlign w:val="subscript"/>
            <w:rPrChange w:id="475" w:author="M H S" w:date="2026-08-19T03:24:00Z" w16du:dateUtc="2026-08-18T21:24:00Z">
              <w:rPr/>
            </w:rPrChange>
          </w:rPr>
          <w:t>f</w:t>
        </w:r>
        <w:r>
          <w:t xml:space="preserve"> stayed low, most likely because the starting dye concentration was small and few active sites were thereby engaged, whereas n (1.182) exceeded unity, indicating that adsorption intensity increased more steeply than linearly with the equilibrium concentration over the tested range.</w:t>
        </w:r>
      </w:ins>
      <w:r>
        <w:t xml:space="preserve"> </w:t>
      </w:r>
      <w:del w:id="476" w:author="1024022143 - MHS" w:date="2026-08-19T00:00:00Z">
        <w:r>
          <w:delText>Moreover, this study significantly suggested the experimental data were well fit for the Freundlich isotherm</w:delText>
        </w:r>
      </w:del>
      <w:ins w:id="477" w:author="1024022143 - MHS" w:date="2026-08-19T00:00:00Z">
        <w:r>
          <w:t>On the whole, our data sit comfortably on the Freundlich isotherm</w:t>
        </w:r>
      </w:ins>
      <w:r>
        <w:t xml:space="preserve"> [45,46].</w:t>
      </w:r>
    </w:p>
    <w:p w14:paraId="73E9CE25" w14:textId="77777777" w:rsidR="00CD32CE" w:rsidRDefault="00CD32CE">
      <w:pPr>
        <w:spacing w:after="100" w:line="360" w:lineRule="auto"/>
        <w:jc w:val="both"/>
      </w:pPr>
    </w:p>
    <w:p w14:paraId="6B96544E" w14:textId="77777777" w:rsidR="00CD32CE" w:rsidRDefault="00000000">
      <w:pPr>
        <w:pStyle w:val="Caption"/>
        <w:keepNext/>
        <w:jc w:val="left"/>
      </w:pPr>
      <w:r>
        <w:t>Table 4: Isotherm model parameter values of Catkin biofilm.</w:t>
      </w:r>
      <w:fldSimple w:instr=" SEQ Table \* ARABIC "/>
    </w:p>
    <w:tbl>
      <w:tblPr>
        <w:tblW w:w="6655" w:type="dxa"/>
        <w:tblLayout w:type="fixed"/>
        <w:tblCellMar>
          <w:top w:w="40" w:type="dxa"/>
          <w:left w:w="80" w:type="dxa"/>
          <w:bottom w:w="40" w:type="dxa"/>
          <w:right w:w="80" w:type="dxa"/>
        </w:tblCellMar>
        <w:tblLook w:val="04A0" w:firstRow="1" w:lastRow="0" w:firstColumn="1" w:lastColumn="0" w:noHBand="0" w:noVBand="1"/>
      </w:tblPr>
      <w:tblGrid>
        <w:gridCol w:w="3055"/>
        <w:gridCol w:w="1890"/>
        <w:gridCol w:w="1710"/>
      </w:tblGrid>
      <w:tr w:rsidR="00CD32CE" w14:paraId="4C406F48" w14:textId="77777777">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2D1FB6" w14:textId="77777777" w:rsidR="00CD32CE" w:rsidRDefault="00000000">
            <w:pPr>
              <w:spacing w:line="276" w:lineRule="auto"/>
              <w:jc w:val="center"/>
            </w:pPr>
            <w:r>
              <w:rPr>
                <w:b/>
                <w:bCs/>
                <w:sz w:val="20"/>
                <w:szCs w:val="20"/>
              </w:rPr>
              <w:t>Isotherm Model (Catkin Biofilm)</w:t>
            </w:r>
          </w:p>
        </w:tc>
        <w:tc>
          <w:tcPr>
            <w:tcW w:w="18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2647D5" w14:textId="77777777" w:rsidR="00CD32CE" w:rsidRDefault="00000000">
            <w:pPr>
              <w:spacing w:line="276" w:lineRule="auto"/>
              <w:jc w:val="center"/>
            </w:pPr>
            <w:r>
              <w:rPr>
                <w:b/>
                <w:bCs/>
                <w:sz w:val="20"/>
                <w:szCs w:val="20"/>
              </w:rPr>
              <w:t>Parameters</w:t>
            </w:r>
          </w:p>
        </w:tc>
        <w:tc>
          <w:tcPr>
            <w:tcW w:w="1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9E917E" w14:textId="77777777" w:rsidR="00CD32CE" w:rsidRDefault="00000000">
            <w:pPr>
              <w:spacing w:line="276" w:lineRule="auto"/>
              <w:jc w:val="center"/>
            </w:pPr>
            <w:r>
              <w:rPr>
                <w:b/>
                <w:bCs/>
                <w:sz w:val="20"/>
                <w:szCs w:val="20"/>
              </w:rPr>
              <w:t>Values</w:t>
            </w:r>
          </w:p>
        </w:tc>
      </w:tr>
      <w:tr w:rsidR="00CD32CE" w14:paraId="330BC1B7"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EF9F532" w14:textId="77777777" w:rsidR="00CD32CE" w:rsidRDefault="00000000">
            <w:pPr>
              <w:spacing w:line="276" w:lineRule="auto"/>
              <w:jc w:val="center"/>
            </w:pPr>
            <w:r>
              <w:rPr>
                <w:sz w:val="20"/>
                <w:szCs w:val="20"/>
              </w:rPr>
              <w:t>Langmuir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3640696A" w14:textId="77777777" w:rsidR="00CD32CE" w:rsidRDefault="00000000">
            <w:pPr>
              <w:spacing w:line="276" w:lineRule="auto"/>
              <w:jc w:val="center"/>
            </w:pPr>
            <w:r>
              <w:rPr>
                <w:sz w:val="20"/>
                <w:szCs w:val="20"/>
              </w:rPr>
              <w:t>q</w:t>
            </w:r>
            <w:r>
              <w:rPr>
                <w:sz w:val="20"/>
                <w:szCs w:val="20"/>
                <w:vertAlign w:val="subscript"/>
              </w:rPr>
              <w:t>max</w:t>
            </w:r>
            <w:r>
              <w:rPr>
                <w:sz w:val="20"/>
                <w:szCs w:val="20"/>
              </w:rPr>
              <w:t xml:space="preserve"> (mg/gm)</w:t>
            </w:r>
          </w:p>
        </w:tc>
        <w:tc>
          <w:tcPr>
            <w:tcW w:w="1710" w:type="dxa"/>
            <w:tcBorders>
              <w:top w:val="single" w:sz="4" w:space="0" w:color="000000"/>
              <w:left w:val="single" w:sz="4" w:space="0" w:color="000000"/>
              <w:bottom w:val="single" w:sz="4" w:space="0" w:color="000000"/>
              <w:right w:val="single" w:sz="4" w:space="0" w:color="000000"/>
            </w:tcBorders>
            <w:vAlign w:val="center"/>
          </w:tcPr>
          <w:p w14:paraId="6018D0B6" w14:textId="77777777" w:rsidR="00CD32CE" w:rsidRDefault="00000000">
            <w:pPr>
              <w:spacing w:line="276" w:lineRule="auto"/>
              <w:jc w:val="center"/>
            </w:pPr>
            <w:r>
              <w:rPr>
                <w:sz w:val="20"/>
                <w:szCs w:val="20"/>
              </w:rPr>
              <w:t>-7.63</w:t>
            </w:r>
          </w:p>
        </w:tc>
      </w:tr>
      <w:tr w:rsidR="00CD32CE" w14:paraId="14B1EB2C"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65135D06"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2E49D53" w14:textId="77777777" w:rsidR="00CD32CE" w:rsidRDefault="00000000">
            <w:pPr>
              <w:spacing w:line="276" w:lineRule="auto"/>
              <w:jc w:val="center"/>
            </w:pPr>
            <w:r>
              <w:rPr>
                <w:sz w:val="20"/>
                <w:szCs w:val="20"/>
              </w:rPr>
              <w:t>K</w:t>
            </w:r>
            <w:r>
              <w:rPr>
                <w:sz w:val="20"/>
                <w:szCs w:val="20"/>
                <w:vertAlign w:val="subscript"/>
              </w:rPr>
              <w:t>L</w:t>
            </w:r>
          </w:p>
        </w:tc>
        <w:tc>
          <w:tcPr>
            <w:tcW w:w="1710" w:type="dxa"/>
            <w:tcBorders>
              <w:top w:val="single" w:sz="4" w:space="0" w:color="000000"/>
              <w:left w:val="single" w:sz="4" w:space="0" w:color="000000"/>
              <w:bottom w:val="single" w:sz="4" w:space="0" w:color="000000"/>
              <w:right w:val="single" w:sz="4" w:space="0" w:color="000000"/>
            </w:tcBorders>
            <w:vAlign w:val="center"/>
          </w:tcPr>
          <w:p w14:paraId="07745372" w14:textId="77777777" w:rsidR="00CD32CE" w:rsidRDefault="00000000">
            <w:pPr>
              <w:spacing w:line="276" w:lineRule="auto"/>
              <w:jc w:val="center"/>
            </w:pPr>
            <w:r>
              <w:rPr>
                <w:sz w:val="20"/>
                <w:szCs w:val="20"/>
              </w:rPr>
              <w:t>-0.00705</w:t>
            </w:r>
          </w:p>
        </w:tc>
      </w:tr>
      <w:tr w:rsidR="00CD32CE" w14:paraId="4A08E397"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0897B7A7"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3F6D2BC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5A354E47" w14:textId="77777777" w:rsidR="00CD32CE" w:rsidRDefault="00000000">
            <w:pPr>
              <w:spacing w:line="276" w:lineRule="auto"/>
              <w:jc w:val="center"/>
            </w:pPr>
            <w:r>
              <w:rPr>
                <w:sz w:val="20"/>
                <w:szCs w:val="20"/>
              </w:rPr>
              <w:t>0.92416</w:t>
            </w:r>
          </w:p>
        </w:tc>
      </w:tr>
      <w:tr w:rsidR="00CD32CE" w14:paraId="17C2758E" w14:textId="77777777">
        <w:tc>
          <w:tcPr>
            <w:tcW w:w="3055" w:type="dxa"/>
            <w:vMerge w:val="restart"/>
            <w:tcBorders>
              <w:top w:val="single" w:sz="4" w:space="0" w:color="000000"/>
              <w:left w:val="single" w:sz="4" w:space="0" w:color="000000"/>
              <w:bottom w:val="single" w:sz="4" w:space="0" w:color="000000"/>
              <w:right w:val="single" w:sz="4" w:space="0" w:color="000000"/>
            </w:tcBorders>
            <w:vAlign w:val="center"/>
          </w:tcPr>
          <w:p w14:paraId="521003FA" w14:textId="77777777" w:rsidR="00CD32CE" w:rsidRDefault="00000000">
            <w:pPr>
              <w:spacing w:line="276" w:lineRule="auto"/>
              <w:jc w:val="center"/>
            </w:pPr>
            <w:r>
              <w:rPr>
                <w:sz w:val="20"/>
                <w:szCs w:val="20"/>
              </w:rPr>
              <w:t>Freundlich Isotherm</w:t>
            </w:r>
          </w:p>
        </w:tc>
        <w:tc>
          <w:tcPr>
            <w:tcW w:w="1890" w:type="dxa"/>
            <w:tcBorders>
              <w:top w:val="single" w:sz="4" w:space="0" w:color="000000"/>
              <w:left w:val="single" w:sz="4" w:space="0" w:color="000000"/>
              <w:bottom w:val="single" w:sz="4" w:space="0" w:color="000000"/>
              <w:right w:val="single" w:sz="4" w:space="0" w:color="000000"/>
            </w:tcBorders>
            <w:vAlign w:val="center"/>
          </w:tcPr>
          <w:p w14:paraId="4B756BC8" w14:textId="77777777" w:rsidR="00CD32CE" w:rsidRDefault="00000000">
            <w:pPr>
              <w:spacing w:line="276" w:lineRule="auto"/>
              <w:jc w:val="center"/>
            </w:pPr>
            <w:r>
              <w:rPr>
                <w:sz w:val="20"/>
                <w:szCs w:val="20"/>
              </w:rPr>
              <w:t>n</w:t>
            </w:r>
          </w:p>
        </w:tc>
        <w:tc>
          <w:tcPr>
            <w:tcW w:w="1710" w:type="dxa"/>
            <w:tcBorders>
              <w:top w:val="single" w:sz="4" w:space="0" w:color="000000"/>
              <w:left w:val="single" w:sz="4" w:space="0" w:color="000000"/>
              <w:bottom w:val="single" w:sz="4" w:space="0" w:color="000000"/>
              <w:right w:val="single" w:sz="4" w:space="0" w:color="000000"/>
            </w:tcBorders>
            <w:vAlign w:val="center"/>
          </w:tcPr>
          <w:p w14:paraId="72B4A8F3" w14:textId="77777777" w:rsidR="00CD32CE" w:rsidRDefault="00000000">
            <w:pPr>
              <w:spacing w:line="276" w:lineRule="auto"/>
              <w:jc w:val="center"/>
            </w:pPr>
            <w:r>
              <w:rPr>
                <w:sz w:val="20"/>
                <w:szCs w:val="20"/>
              </w:rPr>
              <w:t>1.182</w:t>
            </w:r>
          </w:p>
        </w:tc>
      </w:tr>
      <w:tr w:rsidR="00CD32CE" w14:paraId="66C5C03E"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1A24850E"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061133F8" w14:textId="77777777" w:rsidR="00CD32CE" w:rsidRDefault="00000000">
            <w:pPr>
              <w:spacing w:line="276" w:lineRule="auto"/>
              <w:jc w:val="center"/>
            </w:pPr>
            <w:r>
              <w:rPr>
                <w:sz w:val="20"/>
                <w:szCs w:val="20"/>
              </w:rPr>
              <w:t>K</w:t>
            </w:r>
            <w:r>
              <w:rPr>
                <w:sz w:val="20"/>
                <w:szCs w:val="20"/>
                <w:vertAlign w:val="subscript"/>
              </w:rPr>
              <w:t>f</w:t>
            </w:r>
          </w:p>
        </w:tc>
        <w:tc>
          <w:tcPr>
            <w:tcW w:w="1710" w:type="dxa"/>
            <w:tcBorders>
              <w:top w:val="single" w:sz="4" w:space="0" w:color="000000"/>
              <w:left w:val="single" w:sz="4" w:space="0" w:color="000000"/>
              <w:bottom w:val="single" w:sz="4" w:space="0" w:color="000000"/>
              <w:right w:val="single" w:sz="4" w:space="0" w:color="000000"/>
            </w:tcBorders>
            <w:vAlign w:val="center"/>
          </w:tcPr>
          <w:p w14:paraId="5D036851" w14:textId="77777777" w:rsidR="00CD32CE" w:rsidRDefault="00000000">
            <w:pPr>
              <w:spacing w:line="276" w:lineRule="auto"/>
              <w:jc w:val="center"/>
            </w:pPr>
            <w:r>
              <w:rPr>
                <w:sz w:val="20"/>
                <w:szCs w:val="20"/>
              </w:rPr>
              <w:t>0.0368</w:t>
            </w:r>
          </w:p>
        </w:tc>
      </w:tr>
      <w:tr w:rsidR="00CD32CE" w14:paraId="0890597F" w14:textId="77777777">
        <w:tc>
          <w:tcPr>
            <w:tcW w:w="3055" w:type="dxa"/>
            <w:vMerge/>
            <w:tcBorders>
              <w:top w:val="single" w:sz="4" w:space="0" w:color="000000"/>
              <w:left w:val="single" w:sz="4" w:space="0" w:color="000000"/>
              <w:bottom w:val="single" w:sz="4" w:space="0" w:color="000000"/>
              <w:right w:val="single" w:sz="4" w:space="0" w:color="000000"/>
            </w:tcBorders>
            <w:vAlign w:val="center"/>
          </w:tcPr>
          <w:p w14:paraId="4B6CFC0A" w14:textId="77777777" w:rsidR="00CD32CE" w:rsidRDefault="00CD32CE">
            <w:pPr>
              <w:spacing w:line="276" w:lineRule="auto"/>
              <w:jc w:val="center"/>
            </w:pPr>
          </w:p>
        </w:tc>
        <w:tc>
          <w:tcPr>
            <w:tcW w:w="1890" w:type="dxa"/>
            <w:tcBorders>
              <w:top w:val="single" w:sz="4" w:space="0" w:color="000000"/>
              <w:left w:val="single" w:sz="4" w:space="0" w:color="000000"/>
              <w:bottom w:val="single" w:sz="4" w:space="0" w:color="000000"/>
              <w:right w:val="single" w:sz="4" w:space="0" w:color="000000"/>
            </w:tcBorders>
            <w:vAlign w:val="center"/>
          </w:tcPr>
          <w:p w14:paraId="2F0DEC97" w14:textId="77777777" w:rsidR="00CD32CE" w:rsidRDefault="00000000">
            <w:pPr>
              <w:spacing w:line="276" w:lineRule="auto"/>
              <w:jc w:val="center"/>
            </w:pPr>
            <w:r>
              <w:rPr>
                <w:sz w:val="20"/>
                <w:szCs w:val="20"/>
              </w:rPr>
              <w:t>R</w:t>
            </w:r>
            <w:r>
              <w:rPr>
                <w:sz w:val="20"/>
                <w:szCs w:val="20"/>
                <w:vertAlign w:val="superscript"/>
              </w:rPr>
              <w:t>2</w:t>
            </w:r>
          </w:p>
        </w:tc>
        <w:tc>
          <w:tcPr>
            <w:tcW w:w="1710" w:type="dxa"/>
            <w:tcBorders>
              <w:top w:val="single" w:sz="4" w:space="0" w:color="000000"/>
              <w:left w:val="single" w:sz="4" w:space="0" w:color="000000"/>
              <w:bottom w:val="single" w:sz="4" w:space="0" w:color="000000"/>
              <w:right w:val="single" w:sz="4" w:space="0" w:color="000000"/>
            </w:tcBorders>
            <w:vAlign w:val="center"/>
          </w:tcPr>
          <w:p w14:paraId="443A3858" w14:textId="77777777" w:rsidR="00CD32CE" w:rsidRDefault="00000000">
            <w:pPr>
              <w:spacing w:line="276" w:lineRule="auto"/>
              <w:jc w:val="center"/>
            </w:pPr>
            <w:r>
              <w:rPr>
                <w:sz w:val="20"/>
                <w:szCs w:val="20"/>
              </w:rPr>
              <w:t>0.9966</w:t>
            </w:r>
          </w:p>
        </w:tc>
      </w:tr>
    </w:tbl>
    <w:p w14:paraId="24C6023A" w14:textId="77777777" w:rsidR="00CD32CE" w:rsidRDefault="00CD32CE">
      <w:pPr>
        <w:spacing w:before="240" w:line="360" w:lineRule="auto"/>
        <w:rPr>
          <w:b/>
          <w:bCs/>
          <w:sz w:val="24"/>
          <w:szCs w:val="24"/>
        </w:rPr>
      </w:pPr>
    </w:p>
    <w:p w14:paraId="5B504189" w14:textId="77777777" w:rsidR="00CD32CE" w:rsidRDefault="00CD32CE">
      <w:pPr>
        <w:spacing w:before="240" w:line="360" w:lineRule="auto"/>
        <w:rPr>
          <w:b/>
          <w:bCs/>
          <w:sz w:val="24"/>
          <w:szCs w:val="24"/>
        </w:rPr>
      </w:pPr>
    </w:p>
    <w:p w14:paraId="30EF1623" w14:textId="77777777" w:rsidR="00CD32CE" w:rsidRDefault="00CD32CE">
      <w:pPr>
        <w:spacing w:before="240" w:line="360" w:lineRule="auto"/>
        <w:rPr>
          <w:b/>
          <w:bCs/>
          <w:sz w:val="24"/>
          <w:szCs w:val="24"/>
        </w:rPr>
      </w:pPr>
    </w:p>
    <w:p w14:paraId="5F310FBC" w14:textId="77777777" w:rsidR="00CD32CE" w:rsidRDefault="00CD32CE">
      <w:pPr>
        <w:spacing w:before="240" w:line="360" w:lineRule="auto"/>
        <w:rPr>
          <w:b/>
          <w:bCs/>
          <w:sz w:val="24"/>
          <w:szCs w:val="24"/>
        </w:rPr>
      </w:pPr>
    </w:p>
    <w:p w14:paraId="78358306" w14:textId="77777777" w:rsidR="00CD32CE" w:rsidRDefault="00CD32CE">
      <w:pPr>
        <w:spacing w:before="240" w:line="360" w:lineRule="auto"/>
        <w:rPr>
          <w:b/>
          <w:bCs/>
          <w:sz w:val="24"/>
          <w:szCs w:val="24"/>
        </w:rPr>
      </w:pPr>
    </w:p>
    <w:p w14:paraId="37F07451" w14:textId="77777777" w:rsidR="00CD32CE" w:rsidRDefault="00CD32CE">
      <w:pPr>
        <w:spacing w:before="240" w:line="360" w:lineRule="auto"/>
        <w:rPr>
          <w:b/>
          <w:bCs/>
          <w:sz w:val="24"/>
          <w:szCs w:val="24"/>
        </w:rPr>
      </w:pPr>
    </w:p>
    <w:p w14:paraId="1EAB1A13" w14:textId="77777777" w:rsidR="00CD32CE" w:rsidRDefault="00000000">
      <w:pPr>
        <w:pStyle w:val="Caption"/>
      </w:pPr>
      <w:r>
        <w:t>Figure 14: Isotherm model for Avitera light red se adsorption by (A) Catkin biofilm (Langmuir model) (B) Catkin biofilm (Freundlich model).</w:t>
      </w:r>
    </w:p>
    <w:p w14:paraId="25140BCB" w14:textId="77777777" w:rsidR="00CD32CE" w:rsidRDefault="00000000">
      <w:pPr>
        <w:spacing w:before="240" w:line="360" w:lineRule="auto"/>
      </w:pPr>
      <w:r>
        <w:rPr>
          <w:b/>
          <w:bCs/>
          <w:sz w:val="24"/>
          <w:szCs w:val="24"/>
        </w:rPr>
        <w:t>Effect of contact time and initial dye concentration on dye removal</w:t>
      </w:r>
    </w:p>
    <w:p w14:paraId="0D1529C4" w14:textId="6A9AF4F8" w:rsidR="00CD32CE" w:rsidRDefault="00000000">
      <w:pPr>
        <w:spacing w:after="100" w:line="360" w:lineRule="auto"/>
        <w:jc w:val="both"/>
      </w:pPr>
      <w:del w:id="478" w:author="1024022143 - MHS" w:date="2026-08-19T00:00:00Z">
        <w:r>
          <w:delText>The adsorption of dye on the surface of Catkin biofilm was assessed on the basis of contact times and initial dye concentrations.</w:delText>
        </w:r>
      </w:del>
      <w:ins w:id="479" w:author="1024022143 - MHS" w:date="2026-08-19T00:00:00Z">
        <w:r>
          <w:t>Uptake of the dye by the Catkin biofilm was examined against contact time and against the starting dye concentration.</w:t>
        </w:r>
      </w:ins>
      <w:r>
        <w:t xml:space="preserve"> Fig</w:t>
      </w:r>
      <w:ins w:id="480" w:author="M H S" w:date="2026-08-19T03:25:00Z" w16du:dateUtc="2026-08-18T21:25:00Z">
        <w:r w:rsidR="00F83CB3">
          <w:t>ure</w:t>
        </w:r>
      </w:ins>
      <w:del w:id="481" w:author="M H S" w:date="2026-08-19T03:25:00Z" w16du:dateUtc="2026-08-18T21:25:00Z">
        <w:r w:rsidDel="00F83CB3">
          <w:delText>.</w:delText>
        </w:r>
      </w:del>
      <w:r>
        <w:t xml:space="preserve"> 15 (A) and (B) illustrate the effect of contact time and concentration of dye for dyes removal from the solution. </w:t>
      </w:r>
      <w:del w:id="482" w:author="1024022143 - MHS" w:date="2026-08-19T00:00:00Z">
        <w:r>
          <w:delText>Contact time is an important parameter in adsorption studies as it describes the extent of interaction between the surface of the biofilm and the dye particles.</w:delText>
        </w:r>
      </w:del>
      <w:ins w:id="483" w:author="1024022143 - MHS" w:date="2026-08-19T00:00:00Z">
        <w:r>
          <w:t>Contact time matters in any adsorption study, because it tells you how much chance the film surface and the dye particles have had to interact.</w:t>
        </w:r>
      </w:ins>
      <w:r>
        <w:t xml:space="preserve"> In this study, the highest dye was adsorbed at 110min by catkin biofilm, which was almost 55%, as shown in Fig</w:t>
      </w:r>
      <w:ins w:id="484" w:author="M H S" w:date="2026-08-19T03:25:00Z" w16du:dateUtc="2026-08-18T21:25:00Z">
        <w:r w:rsidR="00F83CB3">
          <w:t>ure</w:t>
        </w:r>
      </w:ins>
      <w:del w:id="485" w:author="M H S" w:date="2026-08-19T03:25:00Z" w16du:dateUtc="2026-08-18T21:25:00Z">
        <w:r w:rsidDel="00F83CB3">
          <w:delText>.</w:delText>
        </w:r>
      </w:del>
      <w:r>
        <w:t xml:space="preserve"> 15(A). Though the highest adsorption occurred at 110min, the equilibrium phase was determined approximately 170min, where dye removal was almost 53%. However, without this change in dye adsorption, catkin biofilm showed gradual and better performance in dye removal, as shown in Fig</w:t>
      </w:r>
      <w:ins w:id="486" w:author="M H S" w:date="2026-08-19T03:25:00Z" w16du:dateUtc="2026-08-18T21:25:00Z">
        <w:r w:rsidR="00F83CB3">
          <w:t>u</w:t>
        </w:r>
      </w:ins>
      <w:ins w:id="487" w:author="M H S" w:date="2026-08-19T03:26:00Z" w16du:dateUtc="2026-08-18T21:26:00Z">
        <w:r w:rsidR="00F83CB3">
          <w:t>re</w:t>
        </w:r>
      </w:ins>
      <w:del w:id="488" w:author="M H S" w:date="2026-08-19T03:25:00Z" w16du:dateUtc="2026-08-18T21:25:00Z">
        <w:r w:rsidDel="00F83CB3">
          <w:delText>.</w:delText>
        </w:r>
      </w:del>
      <w:r>
        <w:t xml:space="preserve"> 15 (A). </w:t>
      </w:r>
      <w:del w:id="489" w:author="1024022143 - MHS" w:date="2026-08-19T00:00:00Z">
        <w:r>
          <w:delText>Although this study was carried out at 40ppm of dye solution, the performance of the biofilm was quite impressive compared to the previous result</w:delText>
        </w:r>
      </w:del>
      <w:ins w:id="490" w:author="1024022143 - MHS" w:date="2026-08-19T00:00:00Z">
        <w:r>
          <w:t>Our test ran at only 40ppm, yet the film still did well against what had been reported earlier</w:t>
        </w:r>
      </w:ins>
      <w:r>
        <w:t xml:space="preserve"> [91].</w:t>
      </w:r>
    </w:p>
    <w:p w14:paraId="7FEFEE76" w14:textId="379ADB6D" w:rsidR="00CD32CE" w:rsidRDefault="00000000">
      <w:pPr>
        <w:spacing w:after="100" w:line="360" w:lineRule="auto"/>
        <w:jc w:val="both"/>
      </w:pPr>
      <w:del w:id="491" w:author="1024022143 - MHS" w:date="2026-08-19T00:00:00Z">
        <w:r>
          <w:delText>On the other hand, the initial concentration of dyes also influenced the removal% that can be observed from Fig.</w:delText>
        </w:r>
      </w:del>
      <w:ins w:id="492" w:author="1024022143 - MHS" w:date="2026-08-19T00:00:00Z">
        <w:r>
          <w:t>Starting dye concentration mattered too, and this comes out in Fig</w:t>
        </w:r>
      </w:ins>
      <w:ins w:id="493" w:author="M H S" w:date="2026-08-19T03:26:00Z" w16du:dateUtc="2026-08-18T21:26:00Z">
        <w:r w:rsidR="00F83CB3">
          <w:t>ure</w:t>
        </w:r>
      </w:ins>
      <w:ins w:id="494" w:author="1024022143 - MHS" w:date="2026-08-19T00:00:00Z">
        <w:del w:id="495" w:author="M H S" w:date="2026-08-19T03:26:00Z" w16du:dateUtc="2026-08-18T21:26:00Z">
          <w:r w:rsidDel="00F83CB3">
            <w:delText>.</w:delText>
          </w:r>
        </w:del>
      </w:ins>
      <w:r>
        <w:t xml:space="preserve"> 15(B). Fig</w:t>
      </w:r>
      <w:ins w:id="496" w:author="M H S" w:date="2026-08-19T03:26:00Z" w16du:dateUtc="2026-08-18T21:26:00Z">
        <w:r w:rsidR="00F83CB3">
          <w:t>ure</w:t>
        </w:r>
      </w:ins>
      <w:del w:id="497" w:author="M H S" w:date="2026-08-19T03:26:00Z" w16du:dateUtc="2026-08-18T21:26:00Z">
        <w:r w:rsidDel="00F83CB3">
          <w:delText>.</w:delText>
        </w:r>
      </w:del>
      <w:r>
        <w:t xml:space="preserve"> 15(B) illustrates the removal% of Avitera light red SE dye from a 50 mL solution by 0.5 of the prepared sample at 170 min, which was assumed as the equilibrium for each dye solution. </w:t>
      </w:r>
      <w:del w:id="498" w:author="1024022143 - MHS" w:date="2026-08-19T00:00:00Z">
        <w:r>
          <w:delText>The removal% was increasing with the increment of dye concentration.</w:delText>
        </w:r>
      </w:del>
      <w:ins w:id="499" w:author="1024022143 - MHS" w:date="2026-08-19T00:00:00Z">
        <w:r>
          <w:t>The more concentrated the dye, the more of it was taken out.</w:t>
        </w:r>
      </w:ins>
      <w:r>
        <w:t xml:space="preserve"> At 20 ppm, the Catkin biofilm removed 37% of the dye from the solution. </w:t>
      </w:r>
      <w:del w:id="500" w:author="1024022143 - MHS" w:date="2026-08-19T00:00:00Z">
        <w:r>
          <w:delText>The catkin biofilm showed stable interpretation, indicating that almost 40% of the dye could be removed by 0.5 g of catkin biofilm.</w:delText>
        </w:r>
      </w:del>
      <w:ins w:id="501" w:author="1024022143 - MHS" w:date="2026-08-19T00:00:00Z">
        <w:r>
          <w:t>The response stayed steady, so nearly 40% of the dye may be taken up by 0.5 gm of the catkin film.</w:t>
        </w:r>
      </w:ins>
      <w:r>
        <w:t xml:space="preserve"> </w:t>
      </w:r>
      <w:del w:id="502" w:author="1024022143 - MHS" w:date="2026-08-19T00:00:00Z">
        <w:r>
          <w:delText>In addition, the biofilm suggested that a better removal percentage could have been possible if the dye concentration was increased.</w:delText>
        </w:r>
      </w:del>
      <w:ins w:id="503" w:author="1024022143 - MHS" w:date="2026-08-19T00:00:00Z">
        <w:r>
          <w:t>The trend further implies that raising the dye concentration would have pushed the removal percentage higher.</w:t>
        </w:r>
      </w:ins>
    </w:p>
    <w:p w14:paraId="329C0FCA" w14:textId="77777777" w:rsidR="00CD32CE" w:rsidRDefault="00CD32CE">
      <w:pPr>
        <w:spacing w:after="100" w:line="360" w:lineRule="auto"/>
        <w:jc w:val="both"/>
      </w:pPr>
    </w:p>
    <w:p w14:paraId="28169A04" w14:textId="77777777" w:rsidR="00CD32CE" w:rsidRDefault="00CD32CE">
      <w:pPr>
        <w:spacing w:after="100" w:line="360" w:lineRule="auto"/>
        <w:jc w:val="both"/>
      </w:pPr>
    </w:p>
    <w:p w14:paraId="061F58EF" w14:textId="77777777" w:rsidR="00CD32CE" w:rsidRDefault="00CD32CE">
      <w:pPr>
        <w:spacing w:after="100" w:line="360" w:lineRule="auto"/>
        <w:jc w:val="both"/>
      </w:pPr>
    </w:p>
    <w:p w14:paraId="7BA37541" w14:textId="77777777" w:rsidR="00CD32CE" w:rsidRDefault="00CD32CE">
      <w:pPr>
        <w:spacing w:after="100" w:line="360" w:lineRule="auto"/>
        <w:jc w:val="both"/>
      </w:pPr>
    </w:p>
    <w:p w14:paraId="48D633CD" w14:textId="77777777" w:rsidR="00CD32CE" w:rsidRDefault="00CD32CE">
      <w:pPr>
        <w:spacing w:after="100" w:line="360" w:lineRule="auto"/>
        <w:jc w:val="both"/>
      </w:pPr>
    </w:p>
    <w:p w14:paraId="5C8E1C9B" w14:textId="77777777" w:rsidR="00CD32CE" w:rsidRDefault="00CD32CE">
      <w:pPr>
        <w:spacing w:after="100" w:line="360" w:lineRule="auto"/>
        <w:jc w:val="both"/>
      </w:pPr>
    </w:p>
    <w:p w14:paraId="52EC5E0B" w14:textId="77777777" w:rsidR="00CD32CE" w:rsidRDefault="00CD32CE">
      <w:pPr>
        <w:spacing w:after="100" w:line="360" w:lineRule="auto"/>
        <w:jc w:val="both"/>
      </w:pPr>
    </w:p>
    <w:p w14:paraId="50E0AFE0" w14:textId="77777777" w:rsidR="00CD32CE" w:rsidRDefault="00CD32CE">
      <w:pPr>
        <w:spacing w:after="100" w:line="360" w:lineRule="auto"/>
        <w:jc w:val="both"/>
      </w:pPr>
    </w:p>
    <w:p w14:paraId="56C80315" w14:textId="77777777" w:rsidR="00CD32CE" w:rsidRDefault="00CD32CE">
      <w:pPr>
        <w:spacing w:after="100" w:line="360" w:lineRule="auto"/>
        <w:jc w:val="both"/>
      </w:pPr>
    </w:p>
    <w:p w14:paraId="522B2D3F" w14:textId="77777777" w:rsidR="00CD32CE" w:rsidRDefault="00CD32CE">
      <w:pPr>
        <w:spacing w:after="100" w:line="360" w:lineRule="auto"/>
        <w:jc w:val="both"/>
      </w:pPr>
    </w:p>
    <w:p w14:paraId="5D73A3F3" w14:textId="77777777" w:rsidR="00CD32CE" w:rsidRDefault="00000000">
      <w:pPr>
        <w:spacing w:after="100" w:line="360" w:lineRule="auto"/>
        <w:jc w:val="both"/>
      </w:pPr>
      <w:r>
        <w:t>Figure 15: The effect of (A) Contact time and (B) Initial dye concentration on removal% of dye by Catkin biofilm.</w:t>
      </w:r>
    </w:p>
    <w:p w14:paraId="386587DB" w14:textId="77777777" w:rsidR="00CD32CE" w:rsidRDefault="00000000">
      <w:pPr>
        <w:spacing w:before="240" w:line="360" w:lineRule="auto"/>
      </w:pPr>
      <w:r>
        <w:rPr>
          <w:b/>
          <w:bCs/>
          <w:sz w:val="24"/>
          <w:szCs w:val="24"/>
        </w:rPr>
        <w:t>Film appearance</w:t>
      </w:r>
    </w:p>
    <w:p w14:paraId="2A19A996" w14:textId="485FF06A" w:rsidR="00CD32CE" w:rsidRDefault="00000000">
      <w:pPr>
        <w:spacing w:after="100" w:line="360" w:lineRule="auto"/>
        <w:jc w:val="both"/>
      </w:pPr>
      <w:del w:id="504" w:author="1024022143 - MHS" w:date="2026-08-19T00:00:00Z">
        <w:r>
          <w:delText>Color analysis was carried out to observe the initial color of the biofilm and understand the differences in its color properties after adsorption of dye, as shown in Fig. 16.</w:delText>
        </w:r>
      </w:del>
      <w:ins w:id="505" w:author="1024022143 - MHS" w:date="2026-08-19T00:00:00Z">
        <w:r>
          <w:t>Colour measurement was taken up to record the original shade of the biofilm and to follow how its colour attributes moved after the dye had been adsorbed, as given in Fig</w:t>
        </w:r>
      </w:ins>
      <w:ins w:id="506" w:author="M H S" w:date="2026-08-19T03:26:00Z" w16du:dateUtc="2026-08-18T21:26:00Z">
        <w:r w:rsidR="00F83CB3">
          <w:t>ure</w:t>
        </w:r>
      </w:ins>
      <w:ins w:id="507" w:author="1024022143 - MHS" w:date="2026-08-19T00:00:00Z">
        <w:del w:id="508" w:author="M H S" w:date="2026-08-19T03:26:00Z" w16du:dateUtc="2026-08-18T21:26:00Z">
          <w:r w:rsidDel="00F83CB3">
            <w:delText>.</w:delText>
          </w:r>
        </w:del>
        <w:r>
          <w:t xml:space="preserve"> 16.</w:t>
        </w:r>
      </w:ins>
      <w:r>
        <w:t xml:space="preserve"> </w:t>
      </w:r>
      <w:del w:id="509" w:author="1024022143 - MHS" w:date="2026-08-19T00:00:00Z">
        <w:r>
          <w:delText>In addition, this study was conducted to verify that the dye was adsorbed; hence, the color was changed.</w:delText>
        </w:r>
      </w:del>
      <w:ins w:id="510" w:author="1024022143 - MHS" w:date="2026-08-19T00:00:00Z">
        <w:r>
          <w:t>It also served as a check on whether the dye had really been taken up, since that is what turns the film a different colour.</w:t>
        </w:r>
      </w:ins>
      <w:r>
        <w:t xml:space="preserve"> The analyzed information is given in Table 5. The initial biofilm was nearly white, as the L* value was found to be 78.38. Similarly, the value of a* was 0.17, and the b* value was 7.59, indicating the slight yellow tint of the biofilm. After dye adsorption, the sample changed its L*, a*, b* values. The value of L* dropped to 39.23. This change indicated that the film adsorbed red color. Likewise, the Catkin biofilm became orange red as the a* and b* values were found to be 21.21 and 15.73. The hue angle h* was found to be 36.56, which also confirmed the color was changed to reddish orange. Moreover, the value of c* indicated that the intensity was 26.4. </w:t>
      </w:r>
      <w:del w:id="511" w:author="1024022143 - MHS" w:date="2026-08-19T00:00:00Z">
        <w:r>
          <w:delText>Overall, the initial pale film turned colored after dye adsorption, confirming the biofilm can adsorb the dye.</w:delText>
        </w:r>
      </w:del>
      <w:ins w:id="512" w:author="1024022143 - MHS" w:date="2026-08-19T00:00:00Z">
        <w:r>
          <w:t>In short, a pale film came out coloured once it had been treated, which shows the dye does stick to it.</w:t>
        </w:r>
      </w:ins>
    </w:p>
    <w:p w14:paraId="358BAED8" w14:textId="77777777" w:rsidR="00CD32CE" w:rsidRDefault="00000000">
      <w:pPr>
        <w:pStyle w:val="Caption"/>
        <w:keepNext/>
      </w:pPr>
      <w:r>
        <w:t>Table 5: Color parameters and appearance of a) Catkin biofilm (before treatment) b) Catkin biofilm (after treatment)</w:t>
      </w:r>
      <w:fldSimple w:instr=" SEQ Table \* ARABIC "/>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672"/>
        <w:gridCol w:w="1153"/>
        <w:gridCol w:w="1064"/>
        <w:gridCol w:w="1064"/>
        <w:gridCol w:w="875"/>
        <w:gridCol w:w="1045"/>
        <w:gridCol w:w="1932"/>
      </w:tblGrid>
      <w:tr w:rsidR="00CD32CE" w14:paraId="6955BAE3" w14:textId="77777777">
        <w:trPr>
          <w:trHeight w:val="320"/>
          <w:tblHeader/>
        </w:trPr>
        <w:tc>
          <w:tcPr>
            <w:tcW w:w="267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BF55A8" w14:textId="77777777" w:rsidR="00CD32CE" w:rsidRDefault="00000000">
            <w:pPr>
              <w:spacing w:line="276" w:lineRule="auto"/>
              <w:jc w:val="center"/>
            </w:pPr>
            <w:r>
              <w:rPr>
                <w:b/>
                <w:bCs/>
                <w:sz w:val="20"/>
                <w:szCs w:val="20"/>
              </w:rPr>
              <w:t>Sample</w:t>
            </w:r>
          </w:p>
        </w:tc>
        <w:tc>
          <w:tcPr>
            <w:tcW w:w="115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45E8EC" w14:textId="77777777" w:rsidR="00CD32CE" w:rsidRDefault="00000000">
            <w:pPr>
              <w:spacing w:line="276" w:lineRule="auto"/>
              <w:jc w:val="center"/>
            </w:pPr>
            <w:r>
              <w:rPr>
                <w:b/>
                <w:bCs/>
                <w:sz w:val="20"/>
                <w:szCs w:val="20"/>
              </w:rPr>
              <w:t>L*</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0565DF" w14:textId="77777777" w:rsidR="00CD32CE" w:rsidRDefault="00000000">
            <w:pPr>
              <w:spacing w:line="276" w:lineRule="auto"/>
              <w:jc w:val="center"/>
            </w:pPr>
            <w:r>
              <w:rPr>
                <w:b/>
                <w:bCs/>
                <w:sz w:val="20"/>
                <w:szCs w:val="20"/>
              </w:rPr>
              <w:t>a*</w:t>
            </w:r>
          </w:p>
        </w:tc>
        <w:tc>
          <w:tcPr>
            <w:tcW w:w="106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22086F" w14:textId="77777777" w:rsidR="00CD32CE" w:rsidRDefault="00000000">
            <w:pPr>
              <w:spacing w:line="276" w:lineRule="auto"/>
              <w:jc w:val="center"/>
            </w:pPr>
            <w:r>
              <w:rPr>
                <w:b/>
                <w:bCs/>
                <w:sz w:val="20"/>
                <w:szCs w:val="20"/>
              </w:rPr>
              <w:t>b*</w:t>
            </w:r>
          </w:p>
        </w:tc>
        <w:tc>
          <w:tcPr>
            <w:tcW w:w="87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AA5DE0" w14:textId="77777777" w:rsidR="00CD32CE" w:rsidRDefault="00000000">
            <w:pPr>
              <w:spacing w:line="276" w:lineRule="auto"/>
              <w:jc w:val="center"/>
            </w:pPr>
            <w:r>
              <w:rPr>
                <w:b/>
                <w:bCs/>
                <w:sz w:val="20"/>
                <w:szCs w:val="20"/>
              </w:rPr>
              <w:t>c*</w:t>
            </w:r>
          </w:p>
        </w:tc>
        <w:tc>
          <w:tcPr>
            <w:tcW w:w="10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2DFFBCC" w14:textId="77777777" w:rsidR="00CD32CE" w:rsidRDefault="00000000">
            <w:pPr>
              <w:spacing w:line="276" w:lineRule="auto"/>
              <w:jc w:val="center"/>
            </w:pPr>
            <w:r>
              <w:rPr>
                <w:b/>
                <w:bCs/>
                <w:sz w:val="20"/>
                <w:szCs w:val="20"/>
              </w:rPr>
              <w:t>h*</w:t>
            </w:r>
          </w:p>
        </w:tc>
        <w:tc>
          <w:tcPr>
            <w:tcW w:w="193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 w:type="dxa"/>
              <w:bottom w:w="0" w:type="dxa"/>
              <w:right w:w="10" w:type="dxa"/>
            </w:tcMar>
          </w:tcPr>
          <w:p w14:paraId="05CB750A" w14:textId="77777777" w:rsidR="00CD32CE" w:rsidRDefault="00000000">
            <w:pPr>
              <w:spacing w:line="276" w:lineRule="auto"/>
              <w:jc w:val="center"/>
              <w:rPr>
                <w:b/>
                <w:bCs/>
                <w:sz w:val="20"/>
                <w:szCs w:val="20"/>
              </w:rPr>
            </w:pPr>
            <w:r>
              <w:rPr>
                <w:b/>
                <w:bCs/>
                <w:sz w:val="20"/>
                <w:szCs w:val="20"/>
              </w:rPr>
              <w:t>Appearance</w:t>
            </w:r>
          </w:p>
        </w:tc>
      </w:tr>
      <w:tr w:rsidR="00CD32CE" w14:paraId="590646D1" w14:textId="77777777">
        <w:trPr>
          <w:trHeight w:val="1606"/>
        </w:trPr>
        <w:tc>
          <w:tcPr>
            <w:tcW w:w="2671" w:type="dxa"/>
            <w:tcBorders>
              <w:top w:val="single" w:sz="4" w:space="0" w:color="000000"/>
              <w:left w:val="single" w:sz="4" w:space="0" w:color="000000"/>
              <w:bottom w:val="single" w:sz="4" w:space="0" w:color="000000"/>
              <w:right w:val="single" w:sz="4" w:space="0" w:color="000000"/>
            </w:tcBorders>
            <w:vAlign w:val="center"/>
          </w:tcPr>
          <w:p w14:paraId="18EF8C24" w14:textId="77777777" w:rsidR="00CD32CE" w:rsidRDefault="00000000">
            <w:pPr>
              <w:spacing w:line="276" w:lineRule="auto"/>
              <w:jc w:val="center"/>
            </w:pPr>
            <w:r>
              <w:rPr>
                <w:sz w:val="20"/>
                <w:szCs w:val="20"/>
              </w:rPr>
              <w:t>(a) Catkin Biofilm</w:t>
            </w:r>
          </w:p>
        </w:tc>
        <w:tc>
          <w:tcPr>
            <w:tcW w:w="1153" w:type="dxa"/>
            <w:tcBorders>
              <w:top w:val="single" w:sz="4" w:space="0" w:color="000000"/>
              <w:left w:val="single" w:sz="4" w:space="0" w:color="000000"/>
              <w:bottom w:val="single" w:sz="4" w:space="0" w:color="000000"/>
              <w:right w:val="single" w:sz="4" w:space="0" w:color="000000"/>
            </w:tcBorders>
            <w:vAlign w:val="center"/>
          </w:tcPr>
          <w:p w14:paraId="38E01200" w14:textId="77777777" w:rsidR="00CD32CE" w:rsidRDefault="00000000">
            <w:pPr>
              <w:spacing w:line="276" w:lineRule="auto"/>
              <w:jc w:val="center"/>
            </w:pPr>
            <w:r>
              <w:rPr>
                <w:sz w:val="20"/>
                <w:szCs w:val="20"/>
              </w:rPr>
              <w:t>78.38</w:t>
            </w:r>
          </w:p>
        </w:tc>
        <w:tc>
          <w:tcPr>
            <w:tcW w:w="1064" w:type="dxa"/>
            <w:tcBorders>
              <w:top w:val="single" w:sz="4" w:space="0" w:color="000000"/>
              <w:left w:val="single" w:sz="4" w:space="0" w:color="000000"/>
              <w:bottom w:val="single" w:sz="4" w:space="0" w:color="000000"/>
              <w:right w:val="single" w:sz="4" w:space="0" w:color="000000"/>
            </w:tcBorders>
            <w:vAlign w:val="center"/>
          </w:tcPr>
          <w:p w14:paraId="071F6A70" w14:textId="77777777" w:rsidR="00CD32CE" w:rsidRDefault="00000000">
            <w:pPr>
              <w:spacing w:line="276" w:lineRule="auto"/>
              <w:jc w:val="center"/>
            </w:pPr>
            <w:r>
              <w:rPr>
                <w:sz w:val="20"/>
                <w:szCs w:val="20"/>
              </w:rPr>
              <w:t>0.17</w:t>
            </w:r>
          </w:p>
        </w:tc>
        <w:tc>
          <w:tcPr>
            <w:tcW w:w="1064" w:type="dxa"/>
            <w:tcBorders>
              <w:top w:val="single" w:sz="4" w:space="0" w:color="000000"/>
              <w:left w:val="single" w:sz="4" w:space="0" w:color="000000"/>
              <w:bottom w:val="single" w:sz="4" w:space="0" w:color="000000"/>
              <w:right w:val="single" w:sz="4" w:space="0" w:color="000000"/>
            </w:tcBorders>
            <w:vAlign w:val="center"/>
          </w:tcPr>
          <w:p w14:paraId="5B42F565" w14:textId="77777777" w:rsidR="00CD32CE" w:rsidRDefault="00000000">
            <w:pPr>
              <w:spacing w:line="276" w:lineRule="auto"/>
              <w:jc w:val="center"/>
            </w:pPr>
            <w:r>
              <w:rPr>
                <w:sz w:val="20"/>
                <w:szCs w:val="20"/>
              </w:rPr>
              <w:t>7.59</w:t>
            </w:r>
          </w:p>
        </w:tc>
        <w:tc>
          <w:tcPr>
            <w:tcW w:w="875" w:type="dxa"/>
            <w:tcBorders>
              <w:top w:val="single" w:sz="4" w:space="0" w:color="000000"/>
              <w:left w:val="single" w:sz="4" w:space="0" w:color="000000"/>
              <w:bottom w:val="single" w:sz="4" w:space="0" w:color="000000"/>
              <w:right w:val="single" w:sz="4" w:space="0" w:color="000000"/>
            </w:tcBorders>
            <w:vAlign w:val="center"/>
          </w:tcPr>
          <w:p w14:paraId="32CD1210" w14:textId="77777777" w:rsidR="00CD32CE" w:rsidRDefault="00000000">
            <w:pPr>
              <w:spacing w:line="276" w:lineRule="auto"/>
              <w:jc w:val="center"/>
            </w:pPr>
            <w:r>
              <w:rPr>
                <w:sz w:val="20"/>
                <w:szCs w:val="20"/>
              </w:rPr>
              <w:t>7.59</w:t>
            </w:r>
          </w:p>
        </w:tc>
        <w:tc>
          <w:tcPr>
            <w:tcW w:w="1045" w:type="dxa"/>
            <w:tcBorders>
              <w:top w:val="single" w:sz="4" w:space="0" w:color="000000"/>
              <w:left w:val="single" w:sz="4" w:space="0" w:color="000000"/>
              <w:bottom w:val="single" w:sz="4" w:space="0" w:color="000000"/>
              <w:right w:val="single" w:sz="4" w:space="0" w:color="000000"/>
            </w:tcBorders>
            <w:vAlign w:val="center"/>
          </w:tcPr>
          <w:p w14:paraId="003AB8A6" w14:textId="77777777" w:rsidR="00CD32CE" w:rsidRDefault="00000000">
            <w:pPr>
              <w:spacing w:line="276" w:lineRule="auto"/>
              <w:jc w:val="center"/>
            </w:pPr>
            <w:r>
              <w:rPr>
                <w:sz w:val="20"/>
                <w:szCs w:val="20"/>
              </w:rPr>
              <w:t>88.69</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67CA5AB2" w14:textId="77777777" w:rsidR="00CD32CE" w:rsidRDefault="00000000">
            <w:pPr>
              <w:spacing w:line="360" w:lineRule="auto"/>
              <w:jc w:val="both"/>
              <w:rPr>
                <w:sz w:val="24"/>
                <w:szCs w:val="24"/>
              </w:rPr>
            </w:pPr>
            <w:r>
              <w:rPr>
                <w:noProof/>
                <w:sz w:val="24"/>
                <w:szCs w:val="24"/>
              </w:rPr>
              <w:drawing>
                <wp:anchor distT="0" distB="0" distL="114300" distR="114300" simplePos="0" relativeHeight="3" behindDoc="0" locked="0" layoutInCell="1" allowOverlap="1" wp14:anchorId="2E80AFB6" wp14:editId="19E19656">
                  <wp:simplePos x="0" y="0"/>
                  <wp:positionH relativeFrom="column">
                    <wp:posOffset>190500</wp:posOffset>
                  </wp:positionH>
                  <wp:positionV relativeFrom="paragraph">
                    <wp:posOffset>110490</wp:posOffset>
                  </wp:positionV>
                  <wp:extent cx="755650" cy="742950"/>
                  <wp:effectExtent l="0" t="0" r="0" b="0"/>
                  <wp:wrapSquare wrapText="bothSides"/>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noChangeArrowheads="1"/>
                          </pic:cNvPicPr>
                        </pic:nvPicPr>
                        <pic:blipFill>
                          <a:blip r:embed="rId8"/>
                          <a:stretch>
                            <a:fillRect/>
                          </a:stretch>
                        </pic:blipFill>
                        <pic:spPr bwMode="auto">
                          <a:xfrm flipH="1">
                            <a:off x="0" y="0"/>
                            <a:ext cx="755650" cy="742950"/>
                          </a:xfrm>
                          <a:prstGeom prst="rect">
                            <a:avLst/>
                          </a:prstGeom>
                          <a:ln w="12700">
                            <a:solidFill>
                              <a:srgbClr val="000000"/>
                            </a:solidFill>
                          </a:ln>
                        </pic:spPr>
                      </pic:pic>
                    </a:graphicData>
                  </a:graphic>
                </wp:anchor>
              </w:drawing>
            </w:r>
          </w:p>
        </w:tc>
      </w:tr>
      <w:tr w:rsidR="00CD32CE" w14:paraId="678B4A2C" w14:textId="77777777">
        <w:trPr>
          <w:trHeight w:val="1444"/>
        </w:trPr>
        <w:tc>
          <w:tcPr>
            <w:tcW w:w="2671" w:type="dxa"/>
            <w:tcBorders>
              <w:top w:val="single" w:sz="4" w:space="0" w:color="000000"/>
              <w:left w:val="single" w:sz="4" w:space="0" w:color="000000"/>
              <w:bottom w:val="single" w:sz="4" w:space="0" w:color="000000"/>
              <w:right w:val="single" w:sz="4" w:space="0" w:color="000000"/>
            </w:tcBorders>
            <w:vAlign w:val="center"/>
          </w:tcPr>
          <w:p w14:paraId="60D79438" w14:textId="77777777" w:rsidR="00CD32CE" w:rsidRDefault="00000000">
            <w:pPr>
              <w:spacing w:line="276" w:lineRule="auto"/>
              <w:jc w:val="center"/>
            </w:pPr>
            <w:r>
              <w:rPr>
                <w:sz w:val="20"/>
                <w:szCs w:val="20"/>
              </w:rPr>
              <w:t>(b) Catkin Biofilm After Dye adsorption</w:t>
            </w:r>
          </w:p>
        </w:tc>
        <w:tc>
          <w:tcPr>
            <w:tcW w:w="1153" w:type="dxa"/>
            <w:tcBorders>
              <w:top w:val="single" w:sz="4" w:space="0" w:color="000000"/>
              <w:left w:val="single" w:sz="4" w:space="0" w:color="000000"/>
              <w:bottom w:val="single" w:sz="4" w:space="0" w:color="000000"/>
              <w:right w:val="single" w:sz="4" w:space="0" w:color="000000"/>
            </w:tcBorders>
            <w:vAlign w:val="center"/>
          </w:tcPr>
          <w:p w14:paraId="495E0F72" w14:textId="77777777" w:rsidR="00CD32CE" w:rsidRDefault="00000000">
            <w:pPr>
              <w:spacing w:line="276" w:lineRule="auto"/>
              <w:jc w:val="center"/>
            </w:pPr>
            <w:r>
              <w:rPr>
                <w:sz w:val="20"/>
                <w:szCs w:val="20"/>
              </w:rPr>
              <w:t>39.23</w:t>
            </w:r>
          </w:p>
        </w:tc>
        <w:tc>
          <w:tcPr>
            <w:tcW w:w="1064" w:type="dxa"/>
            <w:tcBorders>
              <w:top w:val="single" w:sz="4" w:space="0" w:color="000000"/>
              <w:left w:val="single" w:sz="4" w:space="0" w:color="000000"/>
              <w:bottom w:val="single" w:sz="4" w:space="0" w:color="000000"/>
              <w:right w:val="single" w:sz="4" w:space="0" w:color="000000"/>
            </w:tcBorders>
            <w:vAlign w:val="center"/>
          </w:tcPr>
          <w:p w14:paraId="38835FDB" w14:textId="77777777" w:rsidR="00CD32CE" w:rsidRDefault="00000000">
            <w:pPr>
              <w:spacing w:line="276" w:lineRule="auto"/>
              <w:jc w:val="center"/>
            </w:pPr>
            <w:r>
              <w:rPr>
                <w:sz w:val="20"/>
                <w:szCs w:val="20"/>
              </w:rPr>
              <w:t>21.21</w:t>
            </w:r>
          </w:p>
        </w:tc>
        <w:tc>
          <w:tcPr>
            <w:tcW w:w="1064" w:type="dxa"/>
            <w:tcBorders>
              <w:top w:val="single" w:sz="4" w:space="0" w:color="000000"/>
              <w:left w:val="single" w:sz="4" w:space="0" w:color="000000"/>
              <w:bottom w:val="single" w:sz="4" w:space="0" w:color="000000"/>
              <w:right w:val="single" w:sz="4" w:space="0" w:color="000000"/>
            </w:tcBorders>
            <w:vAlign w:val="center"/>
          </w:tcPr>
          <w:p w14:paraId="23012D6D" w14:textId="77777777" w:rsidR="00CD32CE" w:rsidRDefault="00000000">
            <w:pPr>
              <w:spacing w:line="276" w:lineRule="auto"/>
              <w:jc w:val="center"/>
            </w:pPr>
            <w:r>
              <w:rPr>
                <w:sz w:val="20"/>
                <w:szCs w:val="20"/>
              </w:rPr>
              <w:t>15.73</w:t>
            </w:r>
          </w:p>
        </w:tc>
        <w:tc>
          <w:tcPr>
            <w:tcW w:w="875" w:type="dxa"/>
            <w:tcBorders>
              <w:top w:val="single" w:sz="4" w:space="0" w:color="000000"/>
              <w:left w:val="single" w:sz="4" w:space="0" w:color="000000"/>
              <w:bottom w:val="single" w:sz="4" w:space="0" w:color="000000"/>
              <w:right w:val="single" w:sz="4" w:space="0" w:color="000000"/>
            </w:tcBorders>
            <w:vAlign w:val="center"/>
          </w:tcPr>
          <w:p w14:paraId="7F387267" w14:textId="77777777" w:rsidR="00CD32CE" w:rsidRDefault="00000000">
            <w:pPr>
              <w:spacing w:line="276" w:lineRule="auto"/>
              <w:jc w:val="center"/>
            </w:pPr>
            <w:r>
              <w:rPr>
                <w:sz w:val="20"/>
                <w:szCs w:val="20"/>
              </w:rPr>
              <w:t>26.4</w:t>
            </w:r>
          </w:p>
        </w:tc>
        <w:tc>
          <w:tcPr>
            <w:tcW w:w="1045" w:type="dxa"/>
            <w:tcBorders>
              <w:top w:val="single" w:sz="4" w:space="0" w:color="000000"/>
              <w:left w:val="single" w:sz="4" w:space="0" w:color="000000"/>
              <w:bottom w:val="single" w:sz="4" w:space="0" w:color="000000"/>
              <w:right w:val="single" w:sz="4" w:space="0" w:color="000000"/>
            </w:tcBorders>
            <w:vAlign w:val="center"/>
          </w:tcPr>
          <w:p w14:paraId="3389E862" w14:textId="77777777" w:rsidR="00CD32CE" w:rsidRDefault="00000000">
            <w:pPr>
              <w:spacing w:line="276" w:lineRule="auto"/>
              <w:jc w:val="center"/>
            </w:pPr>
            <w:r>
              <w:rPr>
                <w:sz w:val="20"/>
                <w:szCs w:val="20"/>
              </w:rPr>
              <w:t>36.56</w:t>
            </w:r>
          </w:p>
        </w:tc>
        <w:tc>
          <w:tcPr>
            <w:tcW w:w="1932" w:type="dxa"/>
            <w:tcBorders>
              <w:top w:val="single" w:sz="4" w:space="0" w:color="000000"/>
              <w:left w:val="single" w:sz="4" w:space="0" w:color="000000"/>
              <w:bottom w:val="single" w:sz="4" w:space="0" w:color="000000"/>
              <w:right w:val="single" w:sz="4" w:space="0" w:color="000000"/>
            </w:tcBorders>
            <w:tcMar>
              <w:top w:w="0" w:type="dxa"/>
              <w:left w:w="10" w:type="dxa"/>
              <w:bottom w:w="0" w:type="dxa"/>
              <w:right w:w="10" w:type="dxa"/>
            </w:tcMar>
          </w:tcPr>
          <w:p w14:paraId="4CA4C0F5" w14:textId="77777777" w:rsidR="00CD32CE" w:rsidRDefault="00000000">
            <w:pPr>
              <w:spacing w:line="276" w:lineRule="auto"/>
              <w:rPr>
                <w:sz w:val="20"/>
                <w:szCs w:val="20"/>
              </w:rPr>
            </w:pPr>
            <w:r>
              <w:rPr>
                <w:noProof/>
                <w:sz w:val="20"/>
                <w:szCs w:val="20"/>
              </w:rPr>
              <w:drawing>
                <wp:anchor distT="0" distB="0" distL="114300" distR="114300" simplePos="0" relativeHeight="4" behindDoc="0" locked="0" layoutInCell="1" allowOverlap="1" wp14:anchorId="7E512413" wp14:editId="09E1EE02">
                  <wp:simplePos x="0" y="0"/>
                  <wp:positionH relativeFrom="column">
                    <wp:posOffset>201930</wp:posOffset>
                  </wp:positionH>
                  <wp:positionV relativeFrom="paragraph">
                    <wp:posOffset>101600</wp:posOffset>
                  </wp:positionV>
                  <wp:extent cx="744855" cy="772160"/>
                  <wp:effectExtent l="0" t="0" r="0" b="0"/>
                  <wp:wrapSquare wrapText="bothSides"/>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4"/>
                          <pic:cNvPicPr>
                            <a:picLocks noChangeAspect="1" noChangeArrowheads="1"/>
                          </pic:cNvPicPr>
                        </pic:nvPicPr>
                        <pic:blipFill>
                          <a:blip r:embed="rId9"/>
                          <a:srcRect l="2711" t="8377" r="2807"/>
                          <a:stretch>
                            <a:fillRect/>
                          </a:stretch>
                        </pic:blipFill>
                        <pic:spPr bwMode="auto">
                          <a:xfrm flipH="1">
                            <a:off x="0" y="0"/>
                            <a:ext cx="744855" cy="772160"/>
                          </a:xfrm>
                          <a:prstGeom prst="rect">
                            <a:avLst/>
                          </a:prstGeom>
                          <a:ln w="12700">
                            <a:solidFill>
                              <a:srgbClr val="000000"/>
                            </a:solidFill>
                          </a:ln>
                        </pic:spPr>
                      </pic:pic>
                    </a:graphicData>
                  </a:graphic>
                </wp:anchor>
              </w:drawing>
            </w:r>
          </w:p>
        </w:tc>
      </w:tr>
    </w:tbl>
    <w:p w14:paraId="65A96BA6" w14:textId="77777777" w:rsidR="00CD32CE" w:rsidRDefault="00CD32CE">
      <w:pPr>
        <w:spacing w:after="100" w:line="360" w:lineRule="auto"/>
        <w:jc w:val="both"/>
      </w:pPr>
    </w:p>
    <w:p w14:paraId="2F93AE33" w14:textId="77777777" w:rsidR="00CD32CE" w:rsidRDefault="00CD32CE">
      <w:pPr>
        <w:spacing w:after="100" w:line="360" w:lineRule="auto"/>
        <w:jc w:val="both"/>
      </w:pPr>
    </w:p>
    <w:p w14:paraId="4F8EADC6" w14:textId="77777777" w:rsidR="00CD32CE" w:rsidRDefault="00CD32CE">
      <w:pPr>
        <w:spacing w:after="100" w:line="360" w:lineRule="auto"/>
        <w:jc w:val="both"/>
      </w:pPr>
    </w:p>
    <w:p w14:paraId="2FAD5734" w14:textId="77777777" w:rsidR="00CD32CE" w:rsidRDefault="00CD32CE">
      <w:pPr>
        <w:spacing w:after="100" w:line="360" w:lineRule="auto"/>
        <w:jc w:val="both"/>
      </w:pPr>
    </w:p>
    <w:p w14:paraId="27F72A4D" w14:textId="77777777" w:rsidR="00CD32CE" w:rsidRDefault="00CD32CE">
      <w:pPr>
        <w:spacing w:after="100" w:line="360" w:lineRule="auto"/>
        <w:jc w:val="both"/>
      </w:pPr>
    </w:p>
    <w:p w14:paraId="501E9F98" w14:textId="77777777" w:rsidR="00CD32CE" w:rsidRDefault="00CD32CE">
      <w:pPr>
        <w:spacing w:after="100" w:line="360" w:lineRule="auto"/>
        <w:jc w:val="both"/>
      </w:pPr>
    </w:p>
    <w:p w14:paraId="41DD58F8" w14:textId="77777777" w:rsidR="00CD32CE" w:rsidRDefault="00CD32CE">
      <w:pPr>
        <w:spacing w:after="100" w:line="360" w:lineRule="auto"/>
        <w:jc w:val="both"/>
      </w:pPr>
    </w:p>
    <w:p w14:paraId="63AAF842" w14:textId="77777777" w:rsidR="00CD32CE" w:rsidRDefault="00CD32CE">
      <w:pPr>
        <w:spacing w:after="100" w:line="360" w:lineRule="auto"/>
        <w:jc w:val="both"/>
      </w:pPr>
    </w:p>
    <w:p w14:paraId="3102F7D6" w14:textId="77777777" w:rsidR="00CD32CE" w:rsidRDefault="00CD32CE">
      <w:pPr>
        <w:spacing w:after="100" w:line="360" w:lineRule="auto"/>
        <w:jc w:val="both"/>
      </w:pPr>
    </w:p>
    <w:p w14:paraId="59EA89E2" w14:textId="77777777" w:rsidR="00CD32CE" w:rsidRDefault="00CD32CE">
      <w:pPr>
        <w:spacing w:after="100" w:line="360" w:lineRule="auto"/>
        <w:jc w:val="both"/>
      </w:pPr>
    </w:p>
    <w:p w14:paraId="15B88556" w14:textId="77777777" w:rsidR="00CD32CE" w:rsidRDefault="00CD32CE">
      <w:pPr>
        <w:spacing w:after="100" w:line="360" w:lineRule="auto"/>
        <w:jc w:val="both"/>
      </w:pPr>
    </w:p>
    <w:p w14:paraId="62DFECBC" w14:textId="77777777" w:rsidR="00CD32CE" w:rsidRDefault="00000000">
      <w:pPr>
        <w:spacing w:after="100" w:line="360" w:lineRule="auto"/>
        <w:jc w:val="both"/>
      </w:pPr>
      <w:r>
        <w:t>Figure 16: Color properties of the samples a) Catkin biofilm (before treated) b) Catkin biofilm (after treated)</w:t>
      </w:r>
    </w:p>
    <w:p w14:paraId="4389E6DA" w14:textId="77777777" w:rsidR="00CD32CE" w:rsidRDefault="00000000">
      <w:pPr>
        <w:spacing w:before="240" w:after="100" w:line="360" w:lineRule="auto"/>
      </w:pPr>
      <w:r>
        <w:rPr>
          <w:b/>
          <w:bCs/>
          <w:sz w:val="24"/>
          <w:szCs w:val="24"/>
        </w:rPr>
        <w:t>Dye Recovery and Reuse</w:t>
      </w:r>
    </w:p>
    <w:p w14:paraId="1C6A0B05" w14:textId="77777777" w:rsidR="00CD32CE" w:rsidRDefault="00000000">
      <w:pPr>
        <w:spacing w:after="100" w:line="360" w:lineRule="auto"/>
        <w:jc w:val="both"/>
      </w:pPr>
      <w:r>
        <w:t>Since the reuse of biofilms is quite familiar by using TiO</w:t>
      </w:r>
      <w:r>
        <w:rPr>
          <w:vertAlign w:val="subscript"/>
        </w:rPr>
        <w:t>2,</w:t>
      </w:r>
      <w:r>
        <w:t xml:space="preserve"> which helps in photocatalytic activity to regain the biofilm as before. Hence, no such application was seen to recover the dye from these types of composites. This study explored an alternate way to recover the dye from the treated biofilm and discussed some potential applications of this recovered dye. Figure 17(A) illustrated a simple heating process to recover the dye and reuse the biofilm. In elaboration, the treated biofilm was placed in 100 mL of water. Afterwards, the biofilm with water was heated at 80°C with slow stirring. This slow stirring was maintained carefully as high stirring may tear the composite which may decrease the chance to recover the biofilm. The heating was continued until the biofilm appeared as white in color and the color change was observed. After that, the biofilm was separated from the dye solution and placed on the same glass plate in room temperature. After one day of drying in room temperature, the biofilm was obtained. Subsequently, the dye solution was recovered and could be used in various applications such as textile printing, low-cost fabric dyeing, non-aesthetic material dyeing, etc. Fig. 17 (A) illustrates the treated biofilm(a), after the heating process, the obtained biofilm without dye(b), and the reused biofilm in dye solution(c). To understand the reusability of the biofilm, it was soaked in 100ppm of dye solution. After one day, the color change was observed, as shown in Fig. 17 (c), confirming the composite can adsorb the color as well as it can be reused. The schematic diagram of this heating process is shown in Fig. 17(B)</w:t>
      </w:r>
    </w:p>
    <w:p w14:paraId="2B357FC8" w14:textId="77777777" w:rsidR="00CD32CE" w:rsidRDefault="00000000">
      <w:pPr>
        <w:spacing w:after="100" w:line="360" w:lineRule="auto"/>
        <w:jc w:val="both"/>
      </w:pPr>
      <w:r>
        <w:t>The dye recovery process and reuse process emphasize a sustainable model for the textile industry, which may reduce the dye effluent and control water pollution. Additionally, the biofilm was biodegradable in nature and can easily be disposed of after its use. Correspondingly, using this biofilm for dye adsorption creates a circular approach within a textile factory [72]. (Fig. 17 (C))</w:t>
      </w:r>
    </w:p>
    <w:p w14:paraId="3E73E1A4" w14:textId="77777777" w:rsidR="00CD32CE" w:rsidRDefault="00000000">
      <w:pPr>
        <w:spacing w:after="100" w:line="360" w:lineRule="auto"/>
        <w:jc w:val="both"/>
      </w:pPr>
      <w:r>
        <w:t xml:space="preserve">While this study demonstrates the reuse and recovery of the dye, there are some drawbacks as well. For instance, the potential application of recovered dye should be examined. As it was unknown how much dye was recovered, it may create a problem in recipe preparation for dyeing. Further research should be conducted on recovered biofilm and how many cycles it can be used should be studied. A column study can be carried out to </w:t>
      </w:r>
      <w:r>
        <w:lastRenderedPageBreak/>
        <w:t>evaluate the performance of biofilm under continuous flow conditions, which may bridge the gap between laboratory research and industry-scale applications [72].</w:t>
      </w:r>
    </w:p>
    <w:p w14:paraId="7EA41D14" w14:textId="77777777" w:rsidR="00CD32CE" w:rsidRDefault="00000000">
      <w:pPr>
        <w:spacing w:after="100" w:line="360" w:lineRule="auto"/>
        <w:jc w:val="both"/>
      </w:pPr>
      <w:r>
        <w:rPr>
          <w:noProof/>
        </w:rPr>
        <mc:AlternateContent>
          <mc:Choice Requires="wpg">
            <w:drawing>
              <wp:inline distT="0" distB="0" distL="0" distR="0" wp14:anchorId="3B747501" wp14:editId="7DB97CA1">
                <wp:extent cx="5451475" cy="7590790"/>
                <wp:effectExtent l="0" t="0" r="0" b="9525"/>
                <wp:docPr id="3" name="Canvas 84"/>
                <wp:cNvGraphicFramePr/>
                <a:graphic xmlns:a="http://schemas.openxmlformats.org/drawingml/2006/main">
                  <a:graphicData uri="http://schemas.microsoft.com/office/word/2010/wordprocessingGroup">
                    <wpg:wgp>
                      <wpg:cNvGrpSpPr/>
                      <wpg:grpSpPr>
                        <a:xfrm>
                          <a:off x="0" y="0"/>
                          <a:ext cx="5451480" cy="7590960"/>
                          <a:chOff x="0" y="0"/>
                          <a:chExt cx="5451480" cy="7590960"/>
                        </a:xfrm>
                      </wpg:grpSpPr>
                      <wps:wsp>
                        <wps:cNvPr id="4" name="Rectangle 4"/>
                        <wps:cNvSpPr/>
                        <wps:spPr>
                          <a:xfrm>
                            <a:off x="0" y="0"/>
                            <a:ext cx="5451480" cy="7590960"/>
                          </a:xfrm>
                          <a:prstGeom prst="rect">
                            <a:avLst/>
                          </a:prstGeom>
                          <a:solidFill>
                            <a:srgbClr val="FFFFFF"/>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5" name="Picture 96"/>
                          <pic:cNvPicPr/>
                        </pic:nvPicPr>
                        <pic:blipFill>
                          <a:blip r:embed="rId10"/>
                          <a:stretch/>
                        </pic:blipFill>
                        <pic:spPr>
                          <a:xfrm>
                            <a:off x="89640" y="4710600"/>
                            <a:ext cx="5062320" cy="2872080"/>
                          </a:xfrm>
                          <a:prstGeom prst="rect">
                            <a:avLst/>
                          </a:prstGeom>
                          <a:ln w="12700">
                            <a:solidFill>
                              <a:srgbClr val="000000"/>
                            </a:solidFill>
                            <a:round/>
                          </a:ln>
                        </pic:spPr>
                      </pic:pic>
                      <pic:pic xmlns:pic="http://schemas.openxmlformats.org/drawingml/2006/picture">
                        <pic:nvPicPr>
                          <pic:cNvPr id="6" name="Picture 56866615"/>
                          <pic:cNvPicPr/>
                        </pic:nvPicPr>
                        <pic:blipFill>
                          <a:blip r:embed="rId11"/>
                          <a:stretch/>
                        </pic:blipFill>
                        <pic:spPr>
                          <a:xfrm>
                            <a:off x="89640" y="2503800"/>
                            <a:ext cx="5088240" cy="1846080"/>
                          </a:xfrm>
                          <a:prstGeom prst="rect">
                            <a:avLst/>
                          </a:prstGeom>
                          <a:ln w="12700">
                            <a:solidFill>
                              <a:srgbClr val="000000"/>
                            </a:solidFill>
                            <a:round/>
                          </a:ln>
                        </pic:spPr>
                      </pic:pic>
                      <pic:pic xmlns:pic="http://schemas.openxmlformats.org/drawingml/2006/picture">
                        <pic:nvPicPr>
                          <pic:cNvPr id="7" name="Picture 109"/>
                          <pic:cNvPicPr/>
                        </pic:nvPicPr>
                        <pic:blipFill>
                          <a:blip r:embed="rId12"/>
                          <a:stretch/>
                        </pic:blipFill>
                        <pic:spPr>
                          <a:xfrm>
                            <a:off x="127080" y="27360"/>
                            <a:ext cx="223560" cy="299880"/>
                          </a:xfrm>
                          <a:prstGeom prst="rect">
                            <a:avLst/>
                          </a:prstGeom>
                          <a:ln w="0">
                            <a:noFill/>
                          </a:ln>
                        </pic:spPr>
                      </pic:pic>
                      <pic:pic xmlns:pic="http://schemas.openxmlformats.org/drawingml/2006/picture">
                        <pic:nvPicPr>
                          <pic:cNvPr id="8" name="Picture 112"/>
                          <pic:cNvPicPr/>
                        </pic:nvPicPr>
                        <pic:blipFill>
                          <a:blip r:embed="rId13"/>
                          <a:stretch/>
                        </pic:blipFill>
                        <pic:spPr>
                          <a:xfrm>
                            <a:off x="114840" y="4439880"/>
                            <a:ext cx="250200" cy="247680"/>
                          </a:xfrm>
                          <a:prstGeom prst="rect">
                            <a:avLst/>
                          </a:prstGeom>
                          <a:ln w="0">
                            <a:noFill/>
                          </a:ln>
                        </pic:spPr>
                      </pic:pic>
                      <pic:pic xmlns:pic="http://schemas.openxmlformats.org/drawingml/2006/picture">
                        <pic:nvPicPr>
                          <pic:cNvPr id="9" name="Picture 794412544"/>
                          <pic:cNvPicPr/>
                        </pic:nvPicPr>
                        <pic:blipFill>
                          <a:blip r:embed="rId14"/>
                          <a:stretch/>
                        </pic:blipFill>
                        <pic:spPr>
                          <a:xfrm>
                            <a:off x="89640" y="297360"/>
                            <a:ext cx="5062320" cy="1847160"/>
                          </a:xfrm>
                          <a:prstGeom prst="rect">
                            <a:avLst/>
                          </a:prstGeom>
                          <a:ln w="12700">
                            <a:solidFill>
                              <a:srgbClr val="000000"/>
                            </a:solidFill>
                            <a:round/>
                          </a:ln>
                        </pic:spPr>
                      </pic:pic>
                      <pic:pic xmlns:pic="http://schemas.openxmlformats.org/drawingml/2006/picture">
                        <pic:nvPicPr>
                          <pic:cNvPr id="10" name="Picture 138"/>
                          <pic:cNvPicPr/>
                        </pic:nvPicPr>
                        <pic:blipFill>
                          <a:blip r:embed="rId15"/>
                          <a:stretch/>
                        </pic:blipFill>
                        <pic:spPr>
                          <a:xfrm>
                            <a:off x="106560" y="2232000"/>
                            <a:ext cx="192240" cy="217800"/>
                          </a:xfrm>
                          <a:prstGeom prst="rect">
                            <a:avLst/>
                          </a:prstGeom>
                          <a:ln w="0">
                            <a:noFill/>
                          </a:ln>
                        </pic:spPr>
                      </pic:pic>
                    </wpg:wgp>
                  </a:graphicData>
                </a:graphic>
              </wp:inline>
            </w:drawing>
          </mc:Choice>
          <mc:Fallback>
            <w:pict>
              <v:group w14:anchorId="2FB2DAB3" id="Canvas 84" o:spid="_x0000_s1026" style="width:429.25pt;height:597.7pt;mso-position-horizontal-relative:char;mso-position-vertical-relative:line" coordsize="54514,7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">
                <v:rect id="Rectangle 4" o:spid="_x0000_s1027" style="position:absolute;width:54514;height:75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" stroked="f"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28" type="#_x0000_t75" style="position:absolute;left:896;top:47106;width:50623;height:28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" stroked="t" strokeweight="1pt">
                  <v:stroke joinstyle="round"/>
                  <v:imagedata r:id="rId16" o:title=""/>
                </v:shape>
                <v:shape id="Picture 56866615" o:spid="_x0000_s1029" type="#_x0000_t75" style="position:absolute;left:896;top:25038;width:50882;height:18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" stroked="t" strokeweight="1pt">
                  <v:stroke joinstyle="round"/>
                  <v:imagedata r:id="rId17" o:title=""/>
                </v:shape>
                <v:shape id="Picture 109" o:spid="_x0000_s1030" type="#_x0000_t75" style="position:absolute;left:1270;top:273;width:2236;height:2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" strokeweight="0">
                  <v:imagedata r:id="rId18" o:title=""/>
                </v:shape>
                <v:shape id="Picture 112" o:spid="_x0000_s1031" type="#_x0000_t75" style="position:absolute;left:1148;top:44398;width:2502;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" strokeweight="0">
                  <v:imagedata r:id="rId19" o:title=""/>
                </v:shape>
                <v:shape id="Picture 794412544" o:spid="_x0000_s1032" type="#_x0000_t75" style="position:absolute;left:896;top:2973;width:50623;height:18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" stroked="t" strokeweight="1pt">
                  <v:stroke joinstyle="round"/>
                  <v:imagedata r:id="rId20" o:title=""/>
                </v:shape>
                <v:shape id="Picture 138" o:spid="_x0000_s1033" type="#_x0000_t75" style="position:absolute;left:1065;top:22320;width:1923;height:2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" strokeweight="0">
                  <v:imagedata r:id="rId21" o:title=""/>
                </v:shape>
                <w10:anchorlock/>
              </v:group>
            </w:pict>
          </mc:Fallback>
        </mc:AlternateContent>
      </w:r>
    </w:p>
    <w:p w14:paraId="78FC738F" w14:textId="77777777" w:rsidR="00CD32CE" w:rsidRDefault="00000000">
      <w:pPr>
        <w:spacing w:after="100" w:line="360" w:lineRule="auto"/>
        <w:jc w:val="both"/>
      </w:pPr>
      <w:r>
        <w:t>Figure 17: (A) The recycling process biofilm (a) Treated (b) Heating process applied and remove the color (c) Re-treated; (B) Schematic diagram of heating process; (C) Process flow diagram for dye recovery and reuse of biofilm.</w:t>
      </w:r>
    </w:p>
    <w:p>
      <w:pPr>
        <w:spacing w:line="360" w:lineRule="auto"/>
      </w:pPr>
      <w:r>
        <w:rPr>
          <w:b/>
          <w:sz w:val="24"/>
        </w:rPr>
        <w:t>Machine Learning-Based Prediction of Untested Conditions (PINN3D)</w:t>
      </w:r>
    </w:p>
    <w:p>
      <w:pPr>
        <w:jc w:val="center"/>
      </w:pPr>
      <w:r>
        <w:drawing>
          <wp:inline xmlns:a="http://schemas.openxmlformats.org/drawingml/2006/main" xmlns:pic="http://schemas.openxmlformats.org/drawingml/2006/picture">
            <wp:extent cx="5760720" cy="3787351"/>
            <wp:docPr id="11" name="Picture 11"/>
            <wp:cNvGraphicFramePr>
              <a:graphicFrameLocks noChangeAspect="1"/>
            </wp:cNvGraphicFramePr>
            <a:graphic>
              <a:graphicData uri="http://schemas.openxmlformats.org/drawingml/2006/picture">
                <pic:pic>
                  <pic:nvPicPr>
                    <pic:cNvPr id="0" name="fig_pinn3d_architecture.png"/>
                    <pic:cNvPicPr/>
                  </pic:nvPicPr>
                  <pic:blipFill>
                    <a:blip r:embed="rId26"/>
                    <a:stretch>
                      <a:fillRect/>
                    </a:stretch>
                  </pic:blipFill>
                  <pic:spPr>
                    <a:xfrm>
                      <a:off x="0" y="0"/>
                      <a:ext cx="5760720" cy="3787351"/>
                    </a:xfrm>
                    <a:prstGeom prst="rect"/>
                  </pic:spPr>
                </pic:pic>
              </a:graphicData>
            </a:graphic>
          </wp:inline>
        </w:drawing>
      </w:r>
    </w:p>
    <w:p>
      <w:pPr>
        <w:spacing w:line="360" w:lineRule="auto"/>
        <w:jc w:val="both"/>
      </w:pPr>
      <w:r>
        <w:t>Figure 18: PINN3D architecture and information flow. Measured points and physics-only collocation points are passed through the shared network f_theta; the collocation-point output and its automatic-differentiation time derivative feed the PSO, initial-condition and equilibrium losses alongside the learnable physical parameters (k2, Kf, n), which are reparameterized via softplus/bounded-sigmoid; all four losses are combined into the total weighted loss and backpropagated (dashed green) to update both the network weights and the physical parameters jointly.</w:t>
      </w:r>
    </w:p>
    <w:p>
      <w:pPr>
        <w:spacing w:line="360" w:lineRule="auto"/>
      </w:pPr>
    </w:p>
    <w:p>
      <w:pPr>
        <w:jc w:val="center"/>
      </w:pPr>
      <w:r>
        <w:drawing>
          <wp:inline xmlns:a="http://schemas.openxmlformats.org/drawingml/2006/main" xmlns:pic="http://schemas.openxmlformats.org/drawingml/2006/picture">
            <wp:extent cx="5486400" cy="3355707"/>
            <wp:docPr id="12" name="Picture 12"/>
            <wp:cNvGraphicFramePr>
              <a:graphicFrameLocks noChangeAspect="1"/>
            </wp:cNvGraphicFramePr>
            <a:graphic>
              <a:graphicData uri="http://schemas.openxmlformats.org/drawingml/2006/picture">
                <pic:pic>
                  <pic:nvPicPr>
                    <pic:cNvPr id="0" name="fig_pinn3d_equations.png"/>
                    <pic:cNvPicPr/>
                  </pic:nvPicPr>
                  <pic:blipFill>
                    <a:blip r:embed="rId27"/>
                    <a:stretch>
                      <a:fillRect/>
                    </a:stretch>
                  </pic:blipFill>
                  <pic:spPr>
                    <a:xfrm>
                      <a:off x="0" y="0"/>
                      <a:ext cx="5486400" cy="3355707"/>
                    </a:xfrm>
                    <a:prstGeom prst="rect"/>
                  </pic:spPr>
                </pic:pic>
              </a:graphicData>
            </a:graphic>
          </wp:inline>
        </w:drawing>
      </w:r>
    </w:p>
    <w:p>
      <w:pPr>
        <w:spacing w:line="360" w:lineRule="auto"/>
        <w:jc w:val="both"/>
      </w:pPr>
      <w:r>
        <w:t>Equations 1-6: PINN3D loss formulation (referenced from the Methods section above). Eqs. 1-4 define the four loss terms; Eq. 5 the combined weighted objective; Eq. 6 the Freundlich/mass-balance equilibrium closure solved at every collocation point.</w:t>
      </w:r>
    </w:p>
    <w:p>
      <w:pPr>
        <w:spacing w:line="360" w:lineRule="auto"/>
      </w:pPr>
    </w:p>
    <w:p>
      <w:pPr>
        <w:spacing w:line="360" w:lineRule="auto"/>
        <w:jc w:val="both"/>
      </w:pPr>
      <w:r>
        <w:t>The trained PINN3D ensemble reproduced the experimental kinetics and isotherm data closely, achieving R² = 0.99995 (RMSE = 0.0024 mg/g) on the kinetics subset and R² = 0.99999 (RMSE = 0.0022 mg/g) on the isotherm subset (Figures 19 and 20), compared with R² = 0.966 for the classical PSO fit and R² = 0.997 for the classical Freundlich fit (log-log linearization; Table 6). The physically-constrained parameters recovered by the ensemble (K2 = 0.00175 ± 0.00008; Kf = 0.296 ± 0.023; n = 0.979 ± 0.033, mean ± SD across the four-seed ensemble) differ substantially in magnitude from the independently-fitted classical values; this is expected, since the PINN3D parameters are constrained to satisfy both the kinetics and the isotherm equations simultaneously through one shared mass-balance relation, whereas the classical PSO and Freundlich fits are obtained from two separate, unconstrained regressions and are not required to agree with one another. The much tighter in-sample fit of PINN3D also reflects its considerably larger number of free parameters relative to the two-parameter classical models, so the comparison in Table 6 is best read as a consistency check rather than as evidence of superior generalization; it is reported on an in-sample basis because this is the same comparison conventionally reported for PINN-based adsorption models in the recent literature.</w:t>
      </w:r>
    </w:p>
    <w:p>
      <w:pPr>
        <w:spacing w:line="360" w:lineRule="auto"/>
        <w:jc w:val="both"/>
      </w:pPr>
      <w:r>
        <w:t>The principal motivation for the PINN3D model was to estimate adsorption performance under combinations of contact time, initial concentration and adsorbent dosage that were never directly measured, since the kinetics and isotherm experiments were each run at a single fixed dosage and adsorbent dosage itself was tested at only two mass:volume ratios (1/24 and 0.10). Figure 21 accordingly presents the ensemble's predictions in two parts: time-resolved concentration maps at the two dosages that were actually measured (Figure 21, left and centre panels, spanning the full 0–200 min experimental time range), and, separately, the predicted equilibrium adsorption capacity across the entire tested dosage range (0.03–0.12) at the t = 400 min contact time used to anchor the equilibrium loss term (Figure 21, right panel) — the only region of the dosage axis in which the model's behaviour is directly constrained by the governing equations rather than by the network's unconstrained interpolation. A systematic scan of the ensemble's dosage response away from this anchor showed that the physically-required monotonicity of adsorption capacity with respect to dosage (capacity cannot decrease as more adsorbent is added at fixed dye load) was reliably preserved only within approximately 20 minutes of the t = 400 min anchor; predicted dosage effects at earlier, experimentally-covered contact times (0–170 min) were not reliably monotonic and are therefore not reported here as a dosage-extrapolation result. This is stated explicitly as a present limitation of the single-anchor equilibrium constraint used in this work, since it directly bears on how far the model's dosage predictions should be trusted.</w:t>
      </w:r>
    </w:p>
    <w:p>
      <w:pPr>
        <w:spacing w:line="360" w:lineRule="auto"/>
        <w:jc w:val="both"/>
      </w:pPr>
      <w:r>
        <w:t>Ensemble standard deviation, used as a proxy for epistemic uncertainty, was low (0.002–0.004 mg/g) at and near the experimentally measured concentrations and contact times, and increased sharply with distance from them (up to 0.070 mg/g at the concentration extrapolation limit of 65 ppm and 0.038 mg/g at the t = 400 min equilibrium anchor; Figure 22), indicating that the ensemble's confidence tracks its actual distance from the training data in a physically sensible way. At the t = 400 min anchor, the predicted removal efficiency (percentage of dye removed per unit adsorbent) decreased monotonically with increasing dosage at all three initial concentrations examined (20, 40 and 60 ppm), while the absolute adsorption capacity increased approximately linearly with dosage over the tested range (Figure 23), without an interior diminishing-returns elbow. A boundary artefact was also identified and is reported here for transparency: at the lowest tested dosage (0.03), predicted removal efficiency exceeded 100% by up to about 8% at the higher initial concentrations examined, a physically impossible result attributable to the model extrapolating at the extreme edge of its collocation grid; this artefact is confined to a narrow region near the dosage lower bound and does not affect the qualitative trends described above.</w:t>
      </w:r>
    </w:p>
    <w:p>
      <w:pPr>
        <w:spacing w:line="360" w:lineRule="auto"/>
      </w:pPr>
    </w:p>
    <w:tbl>
      <w:tblPr>
        <w:tblW w:type="auto" w:w="0"/>
        <w:tblLook w:firstColumn="1" w:firstRow="1" w:lastColumn="0" w:lastRow="0" w:noHBand="0" w:noVBand="1" w:val="04A0"/>
      </w:tblPr>
      <w:tblGrid>
        <w:gridCol w:w="3249"/>
        <w:gridCol w:w="3249"/>
        <w:gridCol w:w="3249"/>
      </w:tblGrid>
      <w:tr>
        <w:tc>
          <w:tcPr>
            <w:tcW w:type="dxa" w:w="3249"/>
          </w:tcPr>
          <w:p>
            <w:r/>
            <w:r>
              <w:rPr>
                <w:b/>
                <w:sz w:val="20"/>
              </w:rPr>
              <w:t>Model Comparison (Catkin Biofilm)</w:t>
            </w:r>
          </w:p>
        </w:tc>
        <w:tc>
          <w:tcPr>
            <w:tcW w:type="dxa" w:w="3249"/>
          </w:tcPr>
          <w:p>
            <w:r/>
            <w:r>
              <w:rPr>
                <w:b/>
                <w:sz w:val="20"/>
              </w:rPr>
              <w:t>Parameters</w:t>
            </w:r>
          </w:p>
        </w:tc>
        <w:tc>
          <w:tcPr>
            <w:tcW w:type="dxa" w:w="3249"/>
          </w:tcPr>
          <w:p>
            <w:r/>
            <w:r>
              <w:rPr>
                <w:b/>
                <w:sz w:val="20"/>
              </w:rPr>
              <w:t>Values</w:t>
            </w:r>
          </w:p>
        </w:tc>
      </w:tr>
      <w:tr>
        <w:tc>
          <w:tcPr>
            <w:tcW w:type="dxa" w:w="3249"/>
          </w:tcPr>
          <w:p>
            <w:r/>
            <w:r>
              <w:rPr>
                <w:sz w:val="20"/>
              </w:rPr>
              <w:t>Pseudo Second Order (PSO) – Classical</w:t>
            </w:r>
          </w:p>
        </w:tc>
        <w:tc>
          <w:tcPr>
            <w:tcW w:type="dxa" w:w="3249"/>
          </w:tcPr>
          <w:p>
            <w:r/>
            <w:r>
              <w:rPr>
                <w:sz w:val="20"/>
              </w:rPr>
              <w:t>qe</w:t>
            </w:r>
          </w:p>
        </w:tc>
        <w:tc>
          <w:tcPr>
            <w:tcW w:type="dxa" w:w="3249"/>
          </w:tcPr>
          <w:p>
            <w:r/>
            <w:r>
              <w:rPr>
                <w:sz w:val="20"/>
              </w:rPr>
              <w:t>1.15845</w:t>
            </w:r>
          </w:p>
        </w:tc>
      </w:tr>
      <w:tr>
        <w:tc>
          <w:tcPr>
            <w:tcW w:type="dxa" w:w="3249"/>
          </w:tcPr>
          <w:p>
            <w:r/>
            <w:r>
              <w:rPr>
                <w:sz w:val="20"/>
              </w:rPr>
              <w:t>Pseudo Second Order (PSO) – Classical</w:t>
            </w:r>
          </w:p>
        </w:tc>
        <w:tc>
          <w:tcPr>
            <w:tcW w:type="dxa" w:w="3249"/>
          </w:tcPr>
          <w:p>
            <w:r/>
            <w:r>
              <w:rPr>
                <w:sz w:val="20"/>
              </w:rPr>
              <w:t>K2</w:t>
            </w:r>
          </w:p>
        </w:tc>
        <w:tc>
          <w:tcPr>
            <w:tcW w:type="dxa" w:w="3249"/>
          </w:tcPr>
          <w:p>
            <w:r/>
            <w:r>
              <w:rPr>
                <w:sz w:val="20"/>
              </w:rPr>
              <w:t>0.10934</w:t>
            </w:r>
          </w:p>
        </w:tc>
      </w:tr>
      <w:tr>
        <w:tc>
          <w:tcPr>
            <w:tcW w:type="dxa" w:w="3249"/>
          </w:tcPr>
          <w:p>
            <w:r/>
            <w:r>
              <w:rPr>
                <w:sz w:val="20"/>
              </w:rPr>
              <w:t>Pseudo Second Order (PSO) – Classical</w:t>
            </w:r>
          </w:p>
        </w:tc>
        <w:tc>
          <w:tcPr>
            <w:tcW w:type="dxa" w:w="3249"/>
          </w:tcPr>
          <w:p>
            <w:r/>
            <w:r>
              <w:rPr>
                <w:sz w:val="20"/>
              </w:rPr>
              <w:t>R²</w:t>
            </w:r>
          </w:p>
        </w:tc>
        <w:tc>
          <w:tcPr>
            <w:tcW w:type="dxa" w:w="3249"/>
          </w:tcPr>
          <w:p>
            <w:r/>
            <w:r>
              <w:rPr>
                <w:sz w:val="20"/>
              </w:rPr>
              <w:t>0.96577</w:t>
            </w:r>
          </w:p>
        </w:tc>
      </w:tr>
      <w:tr>
        <w:tc>
          <w:tcPr>
            <w:tcW w:type="dxa" w:w="3249"/>
          </w:tcPr>
          <w:p>
            <w:r/>
            <w:r>
              <w:rPr>
                <w:sz w:val="20"/>
              </w:rPr>
              <w:t>PINN3D (Kinetics)</w:t>
            </w:r>
          </w:p>
        </w:tc>
        <w:tc>
          <w:tcPr>
            <w:tcW w:type="dxa" w:w="3249"/>
          </w:tcPr>
          <w:p>
            <w:r/>
            <w:r>
              <w:rPr>
                <w:sz w:val="20"/>
              </w:rPr>
              <w:t>K2</w:t>
            </w:r>
          </w:p>
        </w:tc>
        <w:tc>
          <w:tcPr>
            <w:tcW w:type="dxa" w:w="3249"/>
          </w:tcPr>
          <w:p>
            <w:r/>
            <w:r>
              <w:rPr>
                <w:sz w:val="20"/>
              </w:rPr>
              <w:t>0.00175 ± 0.00008</w:t>
            </w:r>
          </w:p>
        </w:tc>
      </w:tr>
      <w:tr>
        <w:tc>
          <w:tcPr>
            <w:tcW w:type="dxa" w:w="3249"/>
          </w:tcPr>
          <w:p>
            <w:r/>
            <w:r>
              <w:rPr>
                <w:sz w:val="20"/>
              </w:rPr>
              <w:t>PINN3D (Kinetics)</w:t>
            </w:r>
          </w:p>
        </w:tc>
        <w:tc>
          <w:tcPr>
            <w:tcW w:type="dxa" w:w="3249"/>
          </w:tcPr>
          <w:p>
            <w:r/>
            <w:r>
              <w:rPr>
                <w:sz w:val="20"/>
              </w:rPr>
              <w:t>R² (in-sample)</w:t>
            </w:r>
          </w:p>
        </w:tc>
        <w:tc>
          <w:tcPr>
            <w:tcW w:type="dxa" w:w="3249"/>
          </w:tcPr>
          <w:p>
            <w:r/>
            <w:r>
              <w:rPr>
                <w:sz w:val="20"/>
              </w:rPr>
              <w:t>0.99995</w:t>
            </w:r>
          </w:p>
        </w:tc>
      </w:tr>
      <w:tr>
        <w:tc>
          <w:tcPr>
            <w:tcW w:type="dxa" w:w="3249"/>
          </w:tcPr>
          <w:p>
            <w:r/>
            <w:r>
              <w:rPr>
                <w:sz w:val="20"/>
              </w:rPr>
              <w:t>Freundlich Isotherm – Classical (log-log)</w:t>
            </w:r>
          </w:p>
        </w:tc>
        <w:tc>
          <w:tcPr>
            <w:tcW w:type="dxa" w:w="3249"/>
          </w:tcPr>
          <w:p>
            <w:r/>
            <w:r>
              <w:rPr>
                <w:sz w:val="20"/>
              </w:rPr>
              <w:t>n</w:t>
            </w:r>
          </w:p>
        </w:tc>
        <w:tc>
          <w:tcPr>
            <w:tcW w:type="dxa" w:w="3249"/>
          </w:tcPr>
          <w:p>
            <w:r/>
            <w:r>
              <w:rPr>
                <w:sz w:val="20"/>
              </w:rPr>
              <w:t>1.18186</w:t>
            </w:r>
          </w:p>
        </w:tc>
      </w:tr>
      <w:tr>
        <w:tc>
          <w:tcPr>
            <w:tcW w:type="dxa" w:w="3249"/>
          </w:tcPr>
          <w:p>
            <w:r/>
            <w:r>
              <w:rPr>
                <w:sz w:val="20"/>
              </w:rPr>
              <w:t>Freundlich Isotherm – Classical (log-log)</w:t>
            </w:r>
          </w:p>
        </w:tc>
        <w:tc>
          <w:tcPr>
            <w:tcW w:type="dxa" w:w="3249"/>
          </w:tcPr>
          <w:p>
            <w:r/>
            <w:r>
              <w:rPr>
                <w:sz w:val="20"/>
              </w:rPr>
              <w:t>Kf</w:t>
            </w:r>
          </w:p>
        </w:tc>
        <w:tc>
          <w:tcPr>
            <w:tcW w:type="dxa" w:w="3249"/>
          </w:tcPr>
          <w:p>
            <w:r/>
            <w:r>
              <w:rPr>
                <w:sz w:val="20"/>
              </w:rPr>
              <w:t>0.03682</w:t>
            </w:r>
          </w:p>
        </w:tc>
      </w:tr>
      <w:tr>
        <w:tc>
          <w:tcPr>
            <w:tcW w:type="dxa" w:w="3249"/>
          </w:tcPr>
          <w:p>
            <w:r/>
            <w:r>
              <w:rPr>
                <w:sz w:val="20"/>
              </w:rPr>
              <w:t>Freundlich Isotherm – Classical (log-log)</w:t>
            </w:r>
          </w:p>
        </w:tc>
        <w:tc>
          <w:tcPr>
            <w:tcW w:type="dxa" w:w="3249"/>
          </w:tcPr>
          <w:p>
            <w:r/>
            <w:r>
              <w:rPr>
                <w:sz w:val="20"/>
              </w:rPr>
              <w:t>R²</w:t>
            </w:r>
          </w:p>
        </w:tc>
        <w:tc>
          <w:tcPr>
            <w:tcW w:type="dxa" w:w="3249"/>
          </w:tcPr>
          <w:p>
            <w:r/>
            <w:r>
              <w:rPr>
                <w:sz w:val="20"/>
              </w:rPr>
              <w:t>0.99660</w:t>
            </w:r>
          </w:p>
        </w:tc>
      </w:tr>
      <w:tr>
        <w:tc>
          <w:tcPr>
            <w:tcW w:type="dxa" w:w="3249"/>
          </w:tcPr>
          <w:p>
            <w:r/>
            <w:r>
              <w:rPr>
                <w:sz w:val="20"/>
              </w:rPr>
              <w:t>PINN3D (Isotherm)</w:t>
            </w:r>
          </w:p>
        </w:tc>
        <w:tc>
          <w:tcPr>
            <w:tcW w:type="dxa" w:w="3249"/>
          </w:tcPr>
          <w:p>
            <w:r/>
            <w:r>
              <w:rPr>
                <w:sz w:val="20"/>
              </w:rPr>
              <w:t>Kf</w:t>
            </w:r>
          </w:p>
        </w:tc>
        <w:tc>
          <w:tcPr>
            <w:tcW w:type="dxa" w:w="3249"/>
          </w:tcPr>
          <w:p>
            <w:r/>
            <w:r>
              <w:rPr>
                <w:sz w:val="20"/>
              </w:rPr>
              <w:t>0.29600 ± 0.02274</w:t>
            </w:r>
          </w:p>
        </w:tc>
      </w:tr>
      <w:tr>
        <w:tc>
          <w:tcPr>
            <w:tcW w:type="dxa" w:w="3249"/>
          </w:tcPr>
          <w:p>
            <w:r/>
            <w:r>
              <w:rPr>
                <w:sz w:val="20"/>
              </w:rPr>
              <w:t>PINN3D (Isotherm)</w:t>
            </w:r>
          </w:p>
        </w:tc>
        <w:tc>
          <w:tcPr>
            <w:tcW w:type="dxa" w:w="3249"/>
          </w:tcPr>
          <w:p>
            <w:r/>
            <w:r>
              <w:rPr>
                <w:sz w:val="20"/>
              </w:rPr>
              <w:t>n</w:t>
            </w:r>
          </w:p>
        </w:tc>
        <w:tc>
          <w:tcPr>
            <w:tcW w:type="dxa" w:w="3249"/>
          </w:tcPr>
          <w:p>
            <w:r/>
            <w:r>
              <w:rPr>
                <w:sz w:val="20"/>
              </w:rPr>
              <w:t>0.97870 ± 0.03294</w:t>
            </w:r>
          </w:p>
        </w:tc>
      </w:tr>
      <w:tr>
        <w:tc>
          <w:tcPr>
            <w:tcW w:type="dxa" w:w="3249"/>
          </w:tcPr>
          <w:p>
            <w:r/>
            <w:r>
              <w:rPr>
                <w:sz w:val="20"/>
              </w:rPr>
              <w:t>PINN3D (Isotherm)</w:t>
            </w:r>
          </w:p>
        </w:tc>
        <w:tc>
          <w:tcPr>
            <w:tcW w:type="dxa" w:w="3249"/>
          </w:tcPr>
          <w:p>
            <w:r/>
            <w:r>
              <w:rPr>
                <w:sz w:val="20"/>
              </w:rPr>
              <w:t>R² (in-sample)</w:t>
            </w:r>
          </w:p>
        </w:tc>
        <w:tc>
          <w:tcPr>
            <w:tcW w:type="dxa" w:w="3249"/>
          </w:tcPr>
          <w:p>
            <w:r/>
            <w:r>
              <w:rPr>
                <w:sz w:val="20"/>
              </w:rPr>
              <w:t>0.99999</w:t>
            </w:r>
          </w:p>
        </w:tc>
      </w:tr>
    </w:tbl>
    <w:p>
      <w:pPr>
        <w:spacing w:line="360" w:lineRule="auto"/>
      </w:pPr>
    </w:p>
    <w:p>
      <w:pPr>
        <w:spacing w:line="360" w:lineRule="auto"/>
        <w:jc w:val="both"/>
      </w:pPr>
      <w:r>
        <w:t>Table 6: Classical kinetic/isotherm parameters compared with PINN3D ensemble parameters (mean ± SD across 4 seeds) for Catkin biofilm.</w:t>
      </w:r>
    </w:p>
    <w:p>
      <w:pPr>
        <w:spacing w:line="360" w:lineRule="auto"/>
      </w:pPr>
    </w:p>
    <w:p>
      <w:pPr>
        <w:jc w:val="center"/>
      </w:pPr>
      <w:r>
        <w:drawing>
          <wp:inline xmlns:a="http://schemas.openxmlformats.org/drawingml/2006/main" xmlns:pic="http://schemas.openxmlformats.org/drawingml/2006/picture">
            <wp:extent cx="5212080" cy="5269383"/>
            <wp:docPr id="13" name="Picture 13"/>
            <wp:cNvGraphicFramePr>
              <a:graphicFrameLocks noChangeAspect="1"/>
            </wp:cNvGraphicFramePr>
            <a:graphic>
              <a:graphicData uri="http://schemas.openxmlformats.org/drawingml/2006/picture">
                <pic:pic>
                  <pic:nvPicPr>
                    <pic:cNvPr id="0" name="fig_kinetics_fit_pinn3d.png"/>
                    <pic:cNvPicPr/>
                  </pic:nvPicPr>
                  <pic:blipFill>
                    <a:blip r:embed="rId28"/>
                    <a:stretch>
                      <a:fillRect/>
                    </a:stretch>
                  </pic:blipFill>
                  <pic:spPr>
                    <a:xfrm>
                      <a:off x="0" y="0"/>
                      <a:ext cx="5212080" cy="5269383"/>
                    </a:xfrm>
                    <a:prstGeom prst="rect"/>
                  </pic:spPr>
                </pic:pic>
              </a:graphicData>
            </a:graphic>
          </wp:inline>
        </w:drawing>
      </w:r>
    </w:p>
    <w:p>
      <w:pPr>
        <w:spacing w:line="360" w:lineRule="auto"/>
        <w:jc w:val="both"/>
      </w:pPr>
      <w:r>
        <w:t>Figure 19: PINN3D ensemble fit to the kinetics data (Concentration=40 ppm, Dosage=1/24), compared with the classical PFO and PSO fits, with residuals.</w:t>
      </w:r>
    </w:p>
    <w:p>
      <w:pPr>
        <w:spacing w:line="360" w:lineRule="auto"/>
      </w:pPr>
    </w:p>
    <w:p>
      <w:pPr>
        <w:jc w:val="center"/>
      </w:pPr>
      <w:r>
        <w:drawing>
          <wp:inline xmlns:a="http://schemas.openxmlformats.org/drawingml/2006/main" xmlns:pic="http://schemas.openxmlformats.org/drawingml/2006/picture">
            <wp:extent cx="5212080" cy="5483812"/>
            <wp:docPr id="14" name="Picture 14"/>
            <wp:cNvGraphicFramePr>
              <a:graphicFrameLocks noChangeAspect="1"/>
            </wp:cNvGraphicFramePr>
            <a:graphic>
              <a:graphicData uri="http://schemas.openxmlformats.org/drawingml/2006/picture">
                <pic:pic>
                  <pic:nvPicPr>
                    <pic:cNvPr id="0" name="fig_isotherm_fit_pinn3d.png"/>
                    <pic:cNvPicPr/>
                  </pic:nvPicPr>
                  <pic:blipFill>
                    <a:blip r:embed="rId29"/>
                    <a:stretch>
                      <a:fillRect/>
                    </a:stretch>
                  </pic:blipFill>
                  <pic:spPr>
                    <a:xfrm>
                      <a:off x="0" y="0"/>
                      <a:ext cx="5212080" cy="5483812"/>
                    </a:xfrm>
                    <a:prstGeom prst="rect"/>
                  </pic:spPr>
                </pic:pic>
              </a:graphicData>
            </a:graphic>
          </wp:inline>
        </w:drawing>
      </w:r>
    </w:p>
    <w:p>
      <w:pPr>
        <w:spacing w:line="360" w:lineRule="auto"/>
        <w:jc w:val="both"/>
      </w:pPr>
      <w:r>
        <w:t>Figure 20: PINN3D ensemble fit to the isotherm data (Time=170 min, Dosage=0.10), compared with the classical Freundlich fit (mass-balance Ce), with residuals.</w:t>
      </w:r>
    </w:p>
    <w:p>
      <w:pPr>
        <w:spacing w:line="360" w:lineRule="auto"/>
      </w:pPr>
    </w:p>
    <w:p>
      <w:pPr>
        <w:jc w:val="center"/>
      </w:pPr>
      <w:r>
        <w:drawing>
          <wp:inline xmlns:a="http://schemas.openxmlformats.org/drawingml/2006/main" xmlns:pic="http://schemas.openxmlformats.org/drawingml/2006/picture">
            <wp:extent cx="5212080" cy="2152238"/>
            <wp:docPr id="15" name="Picture 15"/>
            <wp:cNvGraphicFramePr>
              <a:graphicFrameLocks noChangeAspect="1"/>
            </wp:cNvGraphicFramePr>
            <a:graphic>
              <a:graphicData uri="http://schemas.openxmlformats.org/drawingml/2006/picture">
                <pic:pic>
                  <pic:nvPicPr>
                    <pic:cNvPr id="0" name="fig_3d_response_surface.png"/>
                    <pic:cNvPicPr/>
                  </pic:nvPicPr>
                  <pic:blipFill>
                    <a:blip r:embed="rId30"/>
                    <a:stretch>
                      <a:fillRect/>
                    </a:stretch>
                  </pic:blipFill>
                  <pic:spPr>
                    <a:xfrm>
                      <a:off x="0" y="0"/>
                      <a:ext cx="5212080" cy="2152238"/>
                    </a:xfrm>
                    <a:prstGeom prst="rect"/>
                  </pic:spPr>
                </pic:pic>
              </a:graphicData>
            </a:graphic>
          </wp:inline>
        </w:drawing>
      </w:r>
    </w:p>
    <w:p>
      <w:pPr>
        <w:spacing w:line="360" w:lineRule="auto"/>
        <w:jc w:val="both"/>
      </w:pPr>
      <w:r>
        <w:t>Figure 21: PINN3D ensemble predictions across untested conditions. Left and centre: Time × Concentration maps at the two measured dosages (1/24, 0.10). Right: predicted equilibrium capacity across the full tested dosage range (0.03–0.12) at the t=400 min anchor; dotted lines mark the two measured dosages.</w:t>
      </w:r>
    </w:p>
    <w:p>
      <w:pPr>
        <w:spacing w:line="360" w:lineRule="auto"/>
      </w:pPr>
    </w:p>
    <w:p>
      <w:pPr>
        <w:jc w:val="center"/>
      </w:pPr>
      <w:r>
        <w:drawing>
          <wp:inline xmlns:a="http://schemas.openxmlformats.org/drawingml/2006/main" xmlns:pic="http://schemas.openxmlformats.org/drawingml/2006/picture">
            <wp:extent cx="5212080" cy="2137090"/>
            <wp:docPr id="16" name="Picture 16"/>
            <wp:cNvGraphicFramePr>
              <a:graphicFrameLocks noChangeAspect="1"/>
            </wp:cNvGraphicFramePr>
            <a:graphic>
              <a:graphicData uri="http://schemas.openxmlformats.org/drawingml/2006/picture">
                <pic:pic>
                  <pic:nvPicPr>
                    <pic:cNvPr id="0" name="fig_uncertainty_calibration.png"/>
                    <pic:cNvPicPr/>
                  </pic:nvPicPr>
                  <pic:blipFill>
                    <a:blip r:embed="rId31"/>
                    <a:stretch>
                      <a:fillRect/>
                    </a:stretch>
                  </pic:blipFill>
                  <pic:spPr>
                    <a:xfrm>
                      <a:off x="0" y="0"/>
                      <a:ext cx="5212080" cy="2137090"/>
                    </a:xfrm>
                    <a:prstGeom prst="rect"/>
                  </pic:spPr>
                </pic:pic>
              </a:graphicData>
            </a:graphic>
          </wp:inline>
        </w:drawing>
      </w:r>
    </w:p>
    <w:p>
      <w:pPr>
        <w:spacing w:line="360" w:lineRule="auto"/>
        <w:jc w:val="both"/>
      </w:pPr>
      <w:r>
        <w:t>Figure 22: PINN3D four-seed ensemble standard deviation (epistemic uncertainty proxy) as a function of concentration and contact time, showing low uncertainty near measured points and growth with extrapolation distance.</w:t>
      </w:r>
    </w:p>
    <w:p>
      <w:pPr>
        <w:spacing w:line="360" w:lineRule="auto"/>
      </w:pPr>
    </w:p>
    <w:p>
      <w:pPr>
        <w:jc w:val="center"/>
      </w:pPr>
      <w:r>
        <w:drawing>
          <wp:inline xmlns:a="http://schemas.openxmlformats.org/drawingml/2006/main" xmlns:pic="http://schemas.openxmlformats.org/drawingml/2006/picture">
            <wp:extent cx="5212080" cy="5886584"/>
            <wp:docPr id="17" name="Picture 17"/>
            <wp:cNvGraphicFramePr>
              <a:graphicFrameLocks noChangeAspect="1"/>
            </wp:cNvGraphicFramePr>
            <a:graphic>
              <a:graphicData uri="http://schemas.openxmlformats.org/drawingml/2006/picture">
                <pic:pic>
                  <pic:nvPicPr>
                    <pic:cNvPr id="0" name="fig_dosage_tradeoff_composite.png"/>
                    <pic:cNvPicPr/>
                  </pic:nvPicPr>
                  <pic:blipFill>
                    <a:blip r:embed="rId32"/>
                    <a:stretch>
                      <a:fillRect/>
                    </a:stretch>
                  </pic:blipFill>
                  <pic:spPr>
                    <a:xfrm>
                      <a:off x="0" y="0"/>
                      <a:ext cx="5212080" cy="5886584"/>
                    </a:xfrm>
                    <a:prstGeom prst="rect"/>
                  </pic:spPr>
                </pic:pic>
              </a:graphicData>
            </a:graphic>
          </wp:inline>
        </w:drawing>
      </w:r>
    </w:p>
    <w:p>
      <w:pPr>
        <w:spacing w:line="360" w:lineRule="auto"/>
        <w:jc w:val="both"/>
      </w:pPr>
      <w:r>
        <w:t>Figure 23: Predicted removal efficiency (%) and absolute adsorption capacity (qt) versus adsorbent dosage at C0 = 20, 40 and 60 ppm (t=400 min anchor). The dotted line in the removal-efficiency panels marks the 100% physical ceiling; values above it near dosage=0.03 are a boundary-extrapolation artefact (see text).</w:t>
      </w:r>
    </w:p>
    <w:p>
      <w:pPr>
        <w:spacing w:line="360" w:lineRule="auto"/>
      </w:pPr>
    </w:p>
    <w:p>
      <w:pPr>
        <w:spacing w:line="360" w:lineRule="auto"/>
        <w:jc w:val="both"/>
      </w:pPr>
      <w:r>
        <w:t>To obtain a genuine held-out generalization estimate rather than relying on the in-sample fit reported above, the same PINN3D model (single seed, retrained from scratch for every fold, with input/output standardization refit on the remaining points each time to avoid leakage) was evaluated by leave-one-out cross-validation (LOO-CV) across all 14 experimental points (9 kinetics, 5 isotherm). Each fold used a reduced 4000-epoch training schedule, half of the 8000 epochs used for the final reported ensemble, for computational tractability; the physics-only constraints (collocation grid, initial condition, and the t=400 min equilibrium anchor) were kept unchanged across folds, since these do not depend on which experimental point is withheld. Table 7 and Figure 24 report the results. Held-out performance was markedly weaker than the in-sample fit reported above, as expected for a 14-point dataset and a model with far more free parameters than data points: overall LOO R² = 0.538 (MAE = 0.214 mg/g, RMSE = 0.395 mg/g, n=14). The kinetics arm generalized reasonably well (LOO R² = 0.739, MAE = 0.083 mg/g, n=9); its largest error occurred at the t=0 point (predicted 0.484 mg/g against an actual 0 mg/g), even though the initial condition is separately enforced by the initial-condition loss term in every fold, indicating that this constraint alone does not fully anchor the network once the earliest measured point itself is withheld. The isotherm arm generalized poorly (LOO R² = 0.014, MAE = 0.450 mg/g, n=5): removing the highest tested concentration (60 ppm) left the retrained fold without the isotherm's high-concentration anchor, and the resulting model underestimated that point by 49% (1.264 mg/g predicted against 2.485 mg/g measured), while the next-highest point (50 ppm) was over-predicted when held out. This is consistent with LOO-CV's known instability on very small samples — an effect the companion WCF study on this same class of biofilm also reported as most pronounced on its own five-point isotherm arm [94] — and indicates that PINN3D's isotherm-arm predictions, and any dosage- or concentration-dependent extrapolation built on them, should be treated with caution until the experimental isotherm dataset is expanded beyond five points. This cross-validated estimate, not the in-sample fit above, is the appropriate number to cite as evidence of this model's predictive reliability.</w:t>
      </w:r>
    </w:p>
    <w:p>
      <w:pPr>
        <w:spacing w:line="360" w:lineRule="auto"/>
      </w:pPr>
    </w:p>
    <w:tbl>
      <w:tblPr>
        <w:tblW w:type="auto" w:w="0"/>
        <w:tblLook w:firstColumn="1" w:firstRow="1" w:lastColumn="0" w:lastRow="0" w:noHBand="0" w:noVBand="1" w:val="04A0"/>
      </w:tblPr>
      <w:tblGrid>
        <w:gridCol w:w="1949"/>
        <w:gridCol w:w="1949"/>
        <w:gridCol w:w="1949"/>
        <w:gridCol w:w="1949"/>
        <w:gridCol w:w="1949"/>
      </w:tblGrid>
      <w:tr>
        <w:tc>
          <w:tcPr>
            <w:tcW w:type="dxa" w:w="1949"/>
          </w:tcPr>
          <w:p>
            <w:r/>
            <w:r>
              <w:rPr>
                <w:b/>
                <w:sz w:val="20"/>
              </w:rPr>
              <w:t>PINN3D LOO-CV Performance (Catkin Biofilm)</w:t>
            </w:r>
          </w:p>
        </w:tc>
        <w:tc>
          <w:tcPr>
            <w:tcW w:type="dxa" w:w="1949"/>
          </w:tcPr>
          <w:p>
            <w:r/>
            <w:r>
              <w:rPr>
                <w:b/>
                <w:sz w:val="20"/>
              </w:rPr>
              <w:t>n</w:t>
            </w:r>
          </w:p>
        </w:tc>
        <w:tc>
          <w:tcPr>
            <w:tcW w:type="dxa" w:w="1949"/>
          </w:tcPr>
          <w:p>
            <w:r/>
            <w:r>
              <w:rPr>
                <w:b/>
                <w:sz w:val="20"/>
              </w:rPr>
              <w:t>LOO R²</w:t>
            </w:r>
          </w:p>
        </w:tc>
        <w:tc>
          <w:tcPr>
            <w:tcW w:type="dxa" w:w="1949"/>
          </w:tcPr>
          <w:p>
            <w:r/>
            <w:r>
              <w:rPr>
                <w:b/>
                <w:sz w:val="20"/>
              </w:rPr>
              <w:t>MAE (mg/g)</w:t>
            </w:r>
          </w:p>
        </w:tc>
        <w:tc>
          <w:tcPr>
            <w:tcW w:type="dxa" w:w="1949"/>
          </w:tcPr>
          <w:p>
            <w:r/>
            <w:r>
              <w:rPr>
                <w:b/>
                <w:sz w:val="20"/>
              </w:rPr>
              <w:t>RMSE (mg/g)</w:t>
            </w:r>
          </w:p>
        </w:tc>
      </w:tr>
      <w:tr>
        <w:tc>
          <w:tcPr>
            <w:tcW w:type="dxa" w:w="1949"/>
          </w:tcPr>
          <w:p>
            <w:r/>
            <w:r>
              <w:rPr>
                <w:sz w:val="20"/>
              </w:rPr>
              <w:t>Kinetics arm</w:t>
            </w:r>
          </w:p>
        </w:tc>
        <w:tc>
          <w:tcPr>
            <w:tcW w:type="dxa" w:w="1949"/>
          </w:tcPr>
          <w:p>
            <w:r/>
            <w:r>
              <w:rPr>
                <w:sz w:val="20"/>
              </w:rPr>
              <w:t>9</w:t>
            </w:r>
          </w:p>
        </w:tc>
        <w:tc>
          <w:tcPr>
            <w:tcW w:type="dxa" w:w="1949"/>
          </w:tcPr>
          <w:p>
            <w:r/>
            <w:r>
              <w:rPr>
                <w:sz w:val="20"/>
              </w:rPr>
              <w:t>0.7388</w:t>
            </w:r>
          </w:p>
        </w:tc>
        <w:tc>
          <w:tcPr>
            <w:tcW w:type="dxa" w:w="1949"/>
          </w:tcPr>
          <w:p>
            <w:r/>
            <w:r>
              <w:rPr>
                <w:sz w:val="20"/>
              </w:rPr>
              <w:t>0.0829</w:t>
            </w:r>
          </w:p>
        </w:tc>
        <w:tc>
          <w:tcPr>
            <w:tcW w:type="dxa" w:w="1949"/>
          </w:tcPr>
          <w:p>
            <w:r/>
            <w:r>
              <w:rPr>
                <w:sz w:val="20"/>
              </w:rPr>
              <w:t>0.1728</w:t>
            </w:r>
          </w:p>
        </w:tc>
      </w:tr>
      <w:tr>
        <w:tc>
          <w:tcPr>
            <w:tcW w:type="dxa" w:w="1949"/>
          </w:tcPr>
          <w:p>
            <w:r/>
            <w:r>
              <w:rPr>
                <w:sz w:val="20"/>
              </w:rPr>
              <w:t>Isotherm arm</w:t>
            </w:r>
          </w:p>
        </w:tc>
        <w:tc>
          <w:tcPr>
            <w:tcW w:type="dxa" w:w="1949"/>
          </w:tcPr>
          <w:p>
            <w:r/>
            <w:r>
              <w:rPr>
                <w:sz w:val="20"/>
              </w:rPr>
              <w:t>5</w:t>
            </w:r>
          </w:p>
        </w:tc>
        <w:tc>
          <w:tcPr>
            <w:tcW w:type="dxa" w:w="1949"/>
          </w:tcPr>
          <w:p>
            <w:r/>
            <w:r>
              <w:rPr>
                <w:sz w:val="20"/>
              </w:rPr>
              <w:t>0.0142</w:t>
            </w:r>
          </w:p>
        </w:tc>
        <w:tc>
          <w:tcPr>
            <w:tcW w:type="dxa" w:w="1949"/>
          </w:tcPr>
          <w:p>
            <w:r/>
            <w:r>
              <w:rPr>
                <w:sz w:val="20"/>
              </w:rPr>
              <w:t>0.4497</w:t>
            </w:r>
          </w:p>
        </w:tc>
        <w:tc>
          <w:tcPr>
            <w:tcW w:type="dxa" w:w="1949"/>
          </w:tcPr>
          <w:p>
            <w:r/>
            <w:r>
              <w:rPr>
                <w:sz w:val="20"/>
              </w:rPr>
              <w:t>0.6186</w:t>
            </w:r>
          </w:p>
        </w:tc>
      </w:tr>
      <w:tr>
        <w:tc>
          <w:tcPr>
            <w:tcW w:type="dxa" w:w="1949"/>
          </w:tcPr>
          <w:p>
            <w:r/>
            <w:r>
              <w:rPr>
                <w:sz w:val="20"/>
              </w:rPr>
              <w:t>Combined</w:t>
            </w:r>
          </w:p>
        </w:tc>
        <w:tc>
          <w:tcPr>
            <w:tcW w:type="dxa" w:w="1949"/>
          </w:tcPr>
          <w:p>
            <w:r/>
            <w:r>
              <w:rPr>
                <w:sz w:val="20"/>
              </w:rPr>
              <w:t>14</w:t>
            </w:r>
          </w:p>
        </w:tc>
        <w:tc>
          <w:tcPr>
            <w:tcW w:type="dxa" w:w="1949"/>
          </w:tcPr>
          <w:p>
            <w:r/>
            <w:r>
              <w:rPr>
                <w:sz w:val="20"/>
              </w:rPr>
              <w:t>0.5375</w:t>
            </w:r>
          </w:p>
        </w:tc>
        <w:tc>
          <w:tcPr>
            <w:tcW w:type="dxa" w:w="1949"/>
          </w:tcPr>
          <w:p>
            <w:r/>
            <w:r>
              <w:rPr>
                <w:sz w:val="20"/>
              </w:rPr>
              <w:t>0.2139</w:t>
            </w:r>
          </w:p>
        </w:tc>
        <w:tc>
          <w:tcPr>
            <w:tcW w:type="dxa" w:w="1949"/>
          </w:tcPr>
          <w:p>
            <w:r/>
            <w:r>
              <w:rPr>
                <w:sz w:val="20"/>
              </w:rPr>
              <w:t>0.3948</w:t>
            </w:r>
          </w:p>
        </w:tc>
      </w:tr>
    </w:tbl>
    <w:p>
      <w:pPr>
        <w:spacing w:line="360" w:lineRule="auto"/>
      </w:pPr>
    </w:p>
    <w:p>
      <w:pPr>
        <w:spacing w:line="360" w:lineRule="auto"/>
        <w:jc w:val="both"/>
      </w:pPr>
      <w:r>
        <w:t>Table 7: PINN3D leave-one-out cross-validation performance (single seed, 4000 epochs per fold, standardization refit per fold).</w:t>
      </w:r>
    </w:p>
    <w:p>
      <w:pPr>
        <w:spacing w:line="360" w:lineRule="auto"/>
      </w:pPr>
    </w:p>
    <w:p>
      <w:pPr>
        <w:jc w:val="center"/>
      </w:pPr>
      <w:r>
        <w:drawing>
          <wp:inline xmlns:a="http://schemas.openxmlformats.org/drawingml/2006/main" xmlns:pic="http://schemas.openxmlformats.org/drawingml/2006/picture">
            <wp:extent cx="5669280" cy="2521490"/>
            <wp:docPr id="18" name="Picture 18"/>
            <wp:cNvGraphicFramePr>
              <a:graphicFrameLocks noChangeAspect="1"/>
            </wp:cNvGraphicFramePr>
            <a:graphic>
              <a:graphicData uri="http://schemas.openxmlformats.org/drawingml/2006/picture">
                <pic:pic>
                  <pic:nvPicPr>
                    <pic:cNvPr id="0" name="fig_loo_cv_pinn3d.png"/>
                    <pic:cNvPicPr/>
                  </pic:nvPicPr>
                  <pic:blipFill>
                    <a:blip r:embed="rId33"/>
                    <a:stretch>
                      <a:fillRect/>
                    </a:stretch>
                  </pic:blipFill>
                  <pic:spPr>
                    <a:xfrm>
                      <a:off x="0" y="0"/>
                      <a:ext cx="5669280" cy="2521490"/>
                    </a:xfrm>
                    <a:prstGeom prst="rect"/>
                  </pic:spPr>
                </pic:pic>
              </a:graphicData>
            </a:graphic>
          </wp:inline>
        </w:drawing>
      </w:r>
    </w:p>
    <w:p>
      <w:pPr>
        <w:spacing w:line="360" w:lineRule="auto"/>
        <w:jc w:val="both"/>
      </w:pPr>
      <w:r>
        <w:t>Figure 24: PINN3D leave-one-out cross-validation. Left: predicted vs. actual adsorption for each held-out point (dashed line = perfect prediction). Right: absolute LOO-CV error per point, ordered by contact time (kinetics arm, green) and initial concentration (isotherm arm, red).</w:t>
      </w:r>
    </w:p>
    <w:p>
      <w:pPr>
        <w:spacing w:line="360" w:lineRule="auto"/>
      </w:pPr>
    </w:p>
    <w:p>
      <w:pPr>
        <w:spacing w:line="360" w:lineRule="auto"/>
      </w:pPr>
      <w:r>
        <w:rPr>
          <w:b/>
          <w:sz w:val="24"/>
        </w:rPr>
        <w:t>CONCLUSION:</w:t>
      </w:r>
    </w:p>
    <w:p>
      <w:pPr>
        <w:spacing w:line="360" w:lineRule="auto"/>
        <w:jc w:val="both"/>
      </w:pPr>
      <w:r>
        <w:t>This study demonstrated the fabrication and characterization of a Saccharum spontaneum flower-fibre CMC/PVA/TiO2 composite biofilm (“Catkin biofilm”) for the adsorptive removal of the anionic reactive dye Avitera Light Red SE from aqueous solution, and modeled its adsorption behaviour using both classical kinetic/isotherm equations and a physics-informed neural network. Structural, thermal and mechanical characterization (FTIR, XRD, particle size analysis, FE-SEM/EDX, DSC, swelling, tensile testing, UV-Vis spectroscopy and CIE L*a*b* colorimetry) confirmed the successful incorporation of the cellulose microcrystals derived from the flower fibre into the composite film. Batch adsorption experiments were best described by pseudo-second-order kinetics (qe = 1.158 mg/g, k2 = 0.109 g/mg·min, R² = 0.966) and Freundlich-type equilibrium behaviour (n = 1.18, Kf = 0.037, R² = 0.997), consistent with a chemisorption-driven process on a heterogeneous adsorbent surface, with the exponent n exceeding unity indicating that adsorption intensity increased more than linearly with the equilibrium dye concentration over the range examined. The biofilm additionally supported dye recovery and reuse through a simple heating-based regeneration step, offering a route back to the process for both the film and the removed colour.</w:t>
      </w:r>
    </w:p>
    <w:p>
      <w:pPr>
        <w:spacing w:line="360" w:lineRule="auto"/>
        <w:jc w:val="both"/>
      </w:pPr>
      <w:r>
        <w:t>Beyond the classical analysis, a unified physics-informed neural network (PINN3D) was developed to fit the pseudo-second-order kinetics and Freundlich isotherm jointly, through a single set of physically-constrained parameters and a shared mass-balance relation, rather than as two independent regressions. The model reproduced the training data closely (R² &gt; 0.9999 for both the kinetics and isotherm subsets) and, once anchored to the analytic equilibrium condition, allowed the adsorption capacity to be estimated at combinations of contact time, initial concentration and adsorbent dosage that were never directly tested in the laboratory. Leave-one-out cross-validation showed this generalizes only partially (overall LOO R² = 0.538), with the kinetics arm generalizing reasonably (LOO R² = 0.739) and the five-point isotherm arm generalizing poorly (LOO R² = 0.014); this cross-validated estimate, rather than the near-perfect in-sample fit, is the appropriate basis for judging the model's predictive reliability. This is, to the best of the authors' knowledge, among the first applications of an inverse physics-informed neural network to jointly resolve the kinetics and isotherm behaviour of a biofilm-based dye adsorbent, offering a route to estimate performance under untested experimental conditions without requiring a new experiment for every combination of variables.</w:t>
      </w:r>
    </w:p>
    <w:p>
      <w:pPr>
        <w:spacing w:line="360" w:lineRule="auto"/>
        <w:jc w:val="both"/>
      </w:pPr>
      <w:r>
        <w:t>The limits of this approach were examined directly rather than assumed. The model's dosage-extrapolation predictions were found to be reliable only in the immediate neighbourhood of the single experimental time point used to anchor the equilibrium constraint, and a small, physically-impossible exceedance of 100% removal efficiency was identified at the extreme edge of the tested dosage range, attributable to boundary extrapolation. The leave-one-out results further indicate that the isotherm arm, in particular, should not yet be relied on for extrapolation beyond the five tested concentrations. Both limitations are reported here as a guide to where the current single-anchor formulation should, and should not, be trusted, and point to the addition of further equilibrium constraints at more than one contact time, and an expanded isotherm dataset, as the next steps toward a fully validated predictive tool for this adsorbent system.</w:t>
      </w:r>
    </w:p>
    <w:p>
      <w:pPr>
        <w:spacing w:line="360" w:lineRule="auto"/>
      </w:pPr>
    </w:p>
    <w:p w14:paraId="07EA395A" w14:textId="77777777" w:rsidR="00CD32CE" w:rsidRDefault="00000000">
      <w:pPr>
        <w:spacing w:before="320" w:after="120" w:line="360" w:lineRule="auto"/>
      </w:pPr>
      <w:r>
        <w:rPr>
          <w:b/>
          <w:bCs/>
          <w:sz w:val="24"/>
          <w:szCs w:val="24"/>
        </w:rPr>
        <w:lastRenderedPageBreak/>
        <w:t>REFERENCES</w:t>
      </w:r>
    </w:p>
    <w:p w14:paraId="3FA6E3AC" w14:textId="77777777" w:rsidR="00CD32CE" w:rsidRDefault="00000000">
      <w:pPr>
        <w:spacing w:after="100" w:line="360" w:lineRule="auto"/>
        <w:jc w:val="both"/>
      </w:pPr>
      <w:r>
        <w:t>[1] H. K. M. Ng and C. P. Leo, "Translucent and adsorptive PVA thin film containing microfibrillated cellulose intercalated with TiO</w:t>
      </w:r>
      <w:r>
        <w:rPr>
          <w:vertAlign w:val="subscript"/>
        </w:rPr>
        <w:t>2</w:t>
      </w:r>
      <w:r>
        <w:t xml:space="preserve"> nanoparticles for dye removal," Colloids Surf. A Physicochem. Eng. Asp., vol. 578, Oct. 2019, doi: 10.1016/j.colsurfa.2019.123590.</w:t>
      </w:r>
    </w:p>
    <w:p w14:paraId="00791D3F" w14:textId="77777777" w:rsidR="00CD32CE" w:rsidRDefault="00000000">
      <w:pPr>
        <w:spacing w:after="100" w:line="360" w:lineRule="auto"/>
        <w:jc w:val="both"/>
      </w:pPr>
      <w:r>
        <w:t>[2] A. Sachidhanandham and A. P. Periyasamy, "Environmentally Friendly Wastewater Treatment Methods for the Textile Industry," in Handbook of Nanomaterials and Nanocomposites for Energy and Environmental Applications, Cham: Springer International Publishing, 2020, pp. 1--40. doi: 10.1007/978-3-030-11155-7_54-1.</w:t>
      </w:r>
    </w:p>
    <w:p w14:paraId="4163B29C" w14:textId="77777777" w:rsidR="00CD32CE" w:rsidRDefault="00000000">
      <w:pPr>
        <w:spacing w:after="100" w:line="360" w:lineRule="auto"/>
        <w:jc w:val="both"/>
      </w:pPr>
      <w:r>
        <w:t>[3] F. M. Drumond Chequer, G. A. R. de Oliveira, E. R. Anastacio Ferraz, J. Carvalho, M. V. Boldrin Zanoni, and D. P. de Oliveir, "Textile Dyes: Dyeing Process and Environmental Impact," in Eco-Friendly Textile Dyeing and Finishing, InTech, 2013. doi: 10.5772/53659.</w:t>
      </w:r>
    </w:p>
    <w:p w14:paraId="28C7D168" w14:textId="77777777" w:rsidR="00CD32CE" w:rsidRDefault="00000000">
      <w:pPr>
        <w:spacing w:after="100" w:line="360" w:lineRule="auto"/>
        <w:jc w:val="both"/>
      </w:pPr>
      <w:r>
        <w:t>[4] Z. Carmen and S. Daniela, "Textile Organic Dyes - Characteristics, Polluting Effects and Separation/Elimination Procedures from Industrial Effluents - A Critical Overview," InTech, Feb. 24, 2012, doi: 10.5772/32373.</w:t>
      </w:r>
    </w:p>
    <w:p w14:paraId="14B953B5" w14:textId="77777777" w:rsidR="00CD32CE" w:rsidRDefault="00000000">
      <w:pPr>
        <w:spacing w:after="100" w:line="360" w:lineRule="auto"/>
        <w:jc w:val="both"/>
      </w:pPr>
      <w:r>
        <w:t>[5] J. Lin, W. Ye, M. Xie, D. H. Seo, J. Luo, Y. Wan, and B. Van der Bruggen, "Environmental impacts and remediation of dye-containing wastewater," Nature Reviews Earth &amp; Environment, vol. 4, no. 11, pp. 785-803, Nov. 2023, doi: 10.1038/s43017-023-00489-8.</w:t>
      </w:r>
    </w:p>
    <w:p w14:paraId="24CD00D3" w14:textId="77777777" w:rsidR="00CD32CE" w:rsidRDefault="00000000">
      <w:pPr>
        <w:spacing w:after="100" w:line="360" w:lineRule="auto"/>
        <w:jc w:val="both"/>
      </w:pPr>
      <w:r>
        <w:t>[6] A. P. Periyasamy, "Textile Dyes in Wastewater and its Impact on Human and Environment: Focus on Bioremediation," Water Air Soil Pollut., vol. 236, no. 9, Sep. 2025, doi: 10.1007/s11270-025-08204-7.</w:t>
      </w:r>
    </w:p>
    <w:p w14:paraId="67A56FB9" w14:textId="77777777" w:rsidR="00CD32CE" w:rsidRDefault="00000000">
      <w:pPr>
        <w:spacing w:after="100" w:line="360" w:lineRule="auto"/>
        <w:jc w:val="both"/>
      </w:pPr>
      <w:r>
        <w:t>[7] E. D. Huang Kong et al., "Recent advances in titanium dioxide bio-derived carbon photocatalysts for organic pollutant degradation in wastewater," May 16, 2025, Elsevier Inc. doi: 10.1016/j.isci.2025.112368.</w:t>
      </w:r>
    </w:p>
    <w:p w14:paraId="50BBFA93" w14:textId="77777777" w:rsidR="00CD32CE" w:rsidRDefault="00000000">
      <w:pPr>
        <w:spacing w:after="100" w:line="360" w:lineRule="auto"/>
        <w:jc w:val="both"/>
      </w:pPr>
      <w:r>
        <w:t>[8] S. Dutta et al., "Contamination of textile dyes in aquatic environment: Adverse impacts on aquatic ecosystem and human health, and its management using bioremediation," J. Environ. Manage., vol. 353, p. 120103, Feb. 2024, doi: 10.1016/j.jenvman.2024.120103.</w:t>
      </w:r>
    </w:p>
    <w:p w14:paraId="5688C898" w14:textId="77777777" w:rsidR="00CD32CE" w:rsidRDefault="00000000">
      <w:pPr>
        <w:spacing w:after="100" w:line="360" w:lineRule="auto"/>
        <w:jc w:val="both"/>
      </w:pPr>
      <w:r>
        <w:t>[9] F. Un Nisa et al., "Comparative analysis of dye degradation methods: Unveiling the most effective and environmentally sustainable approaches, a critical review," Jun. 01, 2025, Walter de Gruyter GmbH. doi: 10.1515/revic-2024-0042.</w:t>
      </w:r>
    </w:p>
    <w:p w14:paraId="58845E56" w14:textId="77777777" w:rsidR="00CD32CE" w:rsidRDefault="00000000">
      <w:pPr>
        <w:spacing w:after="100" w:line="360" w:lineRule="auto"/>
        <w:jc w:val="both"/>
      </w:pPr>
      <w:r>
        <w:t>[10] R. Naveenkumar, B. Karthikeyan, and S. Senthilvelan, "Synthesis of bioinspired lotus fiber infused PVA/TiO</w:t>
      </w:r>
      <w:r>
        <w:rPr>
          <w:vertAlign w:val="subscript"/>
        </w:rPr>
        <w:t>2</w:t>
      </w:r>
      <w:r>
        <w:t xml:space="preserve"> nanocomposites: characterization, thermal, and photocatalytic activity studies," Biomass Convers. Biorefin., vol. 15, no. 3, pp. 3571--3583, Feb. 2025, doi: 10.1007/s13399-023-05231-4.</w:t>
      </w:r>
    </w:p>
    <w:p w14:paraId="6923F164" w14:textId="77777777" w:rsidR="00CD32CE" w:rsidRDefault="00000000">
      <w:pPr>
        <w:spacing w:after="100" w:line="360" w:lineRule="auto"/>
        <w:jc w:val="both"/>
      </w:pPr>
      <w:r>
        <w:t>[11] L. D. Ardila-Leal, R. A. Poutou-Piñales, A. M. Pedroza-Rodríguez, and B. E. Quevedo-Hidalgo, "A brief history of colour, the environmental impact of synthetic dyes and removal by using laccases," Jun. 02, 2021, MDPI AG. doi: 10.3390/molecules26133813.</w:t>
      </w:r>
    </w:p>
    <w:p w14:paraId="22F0759A" w14:textId="77777777" w:rsidR="00CD32CE" w:rsidRDefault="00000000">
      <w:pPr>
        <w:spacing w:after="100" w:line="360" w:lineRule="auto"/>
        <w:jc w:val="both"/>
      </w:pPr>
      <w:r>
        <w:lastRenderedPageBreak/>
        <w:t>[12] B. Sampath and J. Charles, "Synthesis of TiO</w:t>
      </w:r>
      <w:r>
        <w:rPr>
          <w:vertAlign w:val="subscript"/>
        </w:rPr>
        <w:t>2</w:t>
      </w:r>
      <w:r>
        <w:t xml:space="preserve"> nanoparticles incorporated Integrated Photocatalyst Adsorbent (PVA/Graphite/TiO</w:t>
      </w:r>
      <w:r>
        <w:rPr>
          <w:vertAlign w:val="subscript"/>
        </w:rPr>
        <w:t>2</w:t>
      </w:r>
      <w:r>
        <w:t>) as a hydrogel membrane towards efficient photocatalytic wastewater treatment," Iranian Polymer Journal, vol. 35, no. 4, pp. 709-724, Sep. 2025, doi: 10.1007/s13726-025-01539-2.</w:t>
      </w:r>
    </w:p>
    <w:p w14:paraId="7DDC5A7A" w14:textId="77777777" w:rsidR="00CD32CE" w:rsidRDefault="00000000">
      <w:pPr>
        <w:spacing w:after="100" w:line="360" w:lineRule="auto"/>
        <w:jc w:val="both"/>
      </w:pPr>
      <w:r>
        <w:t>[13] M. Bissenova, N. Idrissov, Z. Kuspanov, A. Umirzakov, and C. Daulbayev, "Hybrid adsorption--photocatalysis composites: a sustainable route for efficient water purification," Aug. 01, 2025, Springer Science and Business Media Deutschland GmbH. doi: 10.1007/s40243-025-00319-5.</w:t>
      </w:r>
    </w:p>
    <w:p w14:paraId="0987E9BE" w14:textId="77777777" w:rsidR="00CD32CE" w:rsidRDefault="00000000">
      <w:pPr>
        <w:spacing w:after="100" w:line="360" w:lineRule="auto"/>
        <w:jc w:val="both"/>
      </w:pPr>
      <w:r>
        <w:t>[14] T. Saini, J. Meena, and M. Jain, "Polyvinyl alcohol nanocomposite films with activated charcoal and titanium dioxide for efficient dye removal through combined adsorption and photocatalysis," Journal of the Indian Chemical Society, vol. 103, no. 1, Jan. 2026, doi: 10.1016/j.jics.2025.102374.</w:t>
      </w:r>
    </w:p>
    <w:p w14:paraId="3E1ED565" w14:textId="77777777" w:rsidR="00CD32CE" w:rsidRDefault="00000000">
      <w:pPr>
        <w:spacing w:after="100" w:line="360" w:lineRule="auto"/>
        <w:jc w:val="both"/>
      </w:pPr>
      <w:r>
        <w:t>[15] E. Shadi, M. Amirinejad, A. A. Derakhshan, and H. Rezaie, "Synergistic dye removal through curcumin functionalized MCM-22 zeolite as a photocatalyst nanocomposite via the simultaneous photocatalysis and adsorption method," Sci. Rep., vol. 16, no. 1, Feb. 2026, doi: 10.1038/s41598-026-40712-2.</w:t>
      </w:r>
    </w:p>
    <w:p w14:paraId="3FED6672" w14:textId="77777777" w:rsidR="00CD32CE" w:rsidRDefault="00000000">
      <w:pPr>
        <w:spacing w:after="100" w:line="360" w:lineRule="auto"/>
        <w:jc w:val="both"/>
      </w:pPr>
      <w:r>
        <w:t>[16] D. Ariyanti, Y. A. O. Abdelrazig, A. M. Eriza, A. R. Nurwidiyanto, and V. C. Srivastava, "Synthesis of palm kernel shell biochar-TiO</w:t>
      </w:r>
      <w:r>
        <w:rPr>
          <w:vertAlign w:val="subscript"/>
        </w:rPr>
        <w:t>2</w:t>
      </w:r>
      <w:r>
        <w:t xml:space="preserve"> composite for the photocatalytic degradation of organic pollutants," International Journal of Environmental Science and Technology, vol. 22, no. 15, pp. 15397--15408, Nov. 2025, doi: 10.1007/s13762-025-06641-9.</w:t>
      </w:r>
    </w:p>
    <w:p w14:paraId="11800CB1" w14:textId="77777777" w:rsidR="00CD32CE" w:rsidRDefault="00000000">
      <w:pPr>
        <w:spacing w:after="100" w:line="360" w:lineRule="auto"/>
        <w:jc w:val="both"/>
      </w:pPr>
      <w:r>
        <w:t>[17] S. A. Khan et al., "Nanocellulose based titanium dioxide nanocomposites for the wastewater treatment of textile industry," Front. Environ. Sci., vol. 13, 2025, doi: 10.3389/fenvs.2025.1560070.</w:t>
      </w:r>
    </w:p>
    <w:p w14:paraId="78739DA4" w14:textId="77777777" w:rsidR="00CD32CE" w:rsidRDefault="00000000">
      <w:pPr>
        <w:spacing w:after="100" w:line="360" w:lineRule="auto"/>
        <w:jc w:val="both"/>
      </w:pPr>
      <w:r>
        <w:t>[18] J. Babu and Z. V. P. Murthy, "Treatment of textile dyes containing wastewaters with PES/PVA thin film composite nanofiltration membranes," Sep. Purif. Technol., vol. 183, pp. 66--72, Aug. 2017, doi: 10.1016/j.seppur.2017.04.002.</w:t>
      </w:r>
    </w:p>
    <w:p w14:paraId="06739764" w14:textId="77777777" w:rsidR="00CD32CE" w:rsidRDefault="00000000">
      <w:pPr>
        <w:spacing w:after="100" w:line="360" w:lineRule="auto"/>
        <w:jc w:val="both"/>
      </w:pPr>
      <w:r>
        <w:t>[19] A. F. Al Naim and A. G. El-Shamy, "A new reusable adsorbent of polyvinyl alcohol/magnesium peroxide (PVA/MgO</w:t>
      </w:r>
      <w:r>
        <w:rPr>
          <w:vertAlign w:val="subscript"/>
        </w:rPr>
        <w:t>2</w:t>
      </w:r>
      <w:r>
        <w:t>) for highly selective adsorption and dye removal," Mater. Chem. Phys., vol. 270, p. 124820, Sep. 2021, doi: 10.1016/j.matchemphys.2021.124820.</w:t>
      </w:r>
    </w:p>
    <w:p w14:paraId="1B837FB8" w14:textId="77777777" w:rsidR="00CD32CE" w:rsidRDefault="00000000">
      <w:pPr>
        <w:spacing w:after="100" w:line="360" w:lineRule="auto"/>
        <w:jc w:val="both"/>
      </w:pPr>
      <w:r>
        <w:t>[20] H. M. Ragab and A. Rajeh, "Structural, thermal, optical and conductive properties of PAM/PVA polymer composite doped with Ag nanoparticles for electrochemical application," Journal of Materials Science: Materials in Electronics, vol. 31, no. 19, pp. 16780--16792, Oct. 2020, doi: 10.1007/s10854-020-04233-6.</w:t>
      </w:r>
    </w:p>
    <w:p w14:paraId="1EC765A6" w14:textId="77777777" w:rsidR="00CD32CE" w:rsidRDefault="00000000">
      <w:pPr>
        <w:spacing w:after="100" w:line="360" w:lineRule="auto"/>
        <w:jc w:val="both"/>
      </w:pPr>
      <w:r>
        <w:t>[21] R. Garg et al., "Sputtering thin films: Materials, applications, challenges and future directions," Adv. Colloid Interface Sci., vol. 330, p. 103203, Aug. 2024, doi: 10.1016/j.cis.2024.103203.</w:t>
      </w:r>
    </w:p>
    <w:p w14:paraId="629366CC" w14:textId="77777777" w:rsidR="00CD32CE" w:rsidRDefault="00000000">
      <w:pPr>
        <w:spacing w:after="100" w:line="360" w:lineRule="auto"/>
        <w:jc w:val="both"/>
      </w:pPr>
      <w:r>
        <w:t>[22] M. Ikram et al., "A review of photocatalytic characterization, and environmental cleaning, of metal oxide nanostructured materials," Sustainable Materials and Technologies, vol. 30, p. e00343, Dec. 2021, doi: 10.1016/j.susmat.2021.e00343.</w:t>
      </w:r>
    </w:p>
    <w:p w14:paraId="4BDB839D" w14:textId="77777777" w:rsidR="00CD32CE" w:rsidRDefault="00000000">
      <w:pPr>
        <w:spacing w:after="100" w:line="360" w:lineRule="auto"/>
        <w:jc w:val="both"/>
      </w:pPr>
      <w:r>
        <w:t>[23] C. Birck, S. Degoutin, N. Tabary, V. Miri, and M. Bacquet, "New crosslinked cast films based on poly(vinyl alcohol): Preparation and physico-chemical properties," Express Polym. Lett., vol. 8, no. 12, pp. 941--952, 2014, doi: 10.3144/expresspolymlett.2014.95.</w:t>
      </w:r>
    </w:p>
    <w:p w14:paraId="3F550044" w14:textId="77777777" w:rsidR="00CD32CE" w:rsidRDefault="00000000">
      <w:pPr>
        <w:spacing w:after="100" w:line="360" w:lineRule="auto"/>
        <w:jc w:val="both"/>
      </w:pPr>
      <w:r>
        <w:lastRenderedPageBreak/>
        <w:t>[24] T. Kloknicer, A. Szabó, D. B. Sándor, and G. Filipcsei, "Challenges and Disadvantages of PVA-Based Media Application in Wastewater Treatment: A Mini-Review," Sep. 01, 2025, Multidisciplinary Digital Publishing Institute (MDPI). doi: 10.3390/environments12090294.</w:t>
      </w:r>
    </w:p>
    <w:p w14:paraId="3AF80F90" w14:textId="77777777" w:rsidR="00CD32CE" w:rsidRDefault="00000000">
      <w:pPr>
        <w:spacing w:after="100" w:line="360" w:lineRule="auto"/>
        <w:jc w:val="both"/>
      </w:pPr>
      <w:r>
        <w:t>[25] M. Ezzine, A. S. El-Shafie, K. M. Youssef, and M. El-Azazy, "Bifunctional TiO</w:t>
      </w:r>
      <w:r>
        <w:rPr>
          <w:vertAlign w:val="subscript"/>
        </w:rPr>
        <w:t>2</w:t>
      </w:r>
      <w:r>
        <w:t xml:space="preserve"> -- cellulose based nanocomposites for synergistic adsorptive-photocatalytic removal of methyl orange: Response modelling and optimization," Int. J. Biol. Macromol., vol. 306, May 2025, doi: 10.1016/j.ijbiomac.2025.141753.</w:t>
      </w:r>
    </w:p>
    <w:p w14:paraId="5979DF80" w14:textId="77777777" w:rsidR="00CD32CE" w:rsidRDefault="00000000">
      <w:pPr>
        <w:spacing w:after="100" w:line="360" w:lineRule="auto"/>
        <w:jc w:val="both"/>
      </w:pPr>
      <w:r>
        <w:t>[26] N. El Messaoudi et al., "Recent developments and prospects for the use of carboxymethyl cellulose-based nanocomposites in wastewater dye removal," Jan. 01, 2026, Springer Science and Business Media Deutschland GmbH. doi: 10.1007/s00289-025-06118-2.</w:t>
      </w:r>
    </w:p>
    <w:p w14:paraId="338029B0" w14:textId="77777777" w:rsidR="00CD32CE" w:rsidRDefault="00000000">
      <w:pPr>
        <w:spacing w:after="100" w:line="360" w:lineRule="auto"/>
        <w:jc w:val="both"/>
      </w:pPr>
      <w:r>
        <w:t>[27] N. L. Khumalo, S. M. Mohomane, V. Elumalai, and T. E. Motaung, "Fabrication of a Carboxylate Cellulose Nanocrysal-Silica-TiO</w:t>
      </w:r>
      <w:r>
        <w:rPr>
          <w:vertAlign w:val="subscript"/>
        </w:rPr>
        <w:t>2</w:t>
      </w:r>
      <w:r>
        <w:t xml:space="preserve"> Aerogel for Enhanced Photocatalytic Degradation of Methylene Blue," Materials, vol. 18, no. 20, Oct. 2025, doi: 10.3390/ma18204702.</w:t>
      </w:r>
    </w:p>
    <w:p w14:paraId="56CC05E6" w14:textId="77777777" w:rsidR="00CD32CE" w:rsidRDefault="00000000">
      <w:pPr>
        <w:spacing w:after="100" w:line="360" w:lineRule="auto"/>
        <w:jc w:val="both"/>
      </w:pPr>
      <w:r>
        <w:t>[28] S. F. Anis, B. S. Lalia, and R. Hashaikeh, "Controlling swelling behavior of poly (vinyl) alcohol via networked cellulose and its application as a reverse osmosis membrane," Desalination, vol. 336, pp. 138--145, Mar. 2014, doi: 10.1016/j.desal.2014.01.005.</w:t>
      </w:r>
    </w:p>
    <w:p w14:paraId="6C0B34E6" w14:textId="77777777" w:rsidR="00CD32CE" w:rsidRDefault="00000000">
      <w:pPr>
        <w:spacing w:after="100" w:line="360" w:lineRule="auto"/>
        <w:jc w:val="both"/>
      </w:pPr>
      <w:r>
        <w:t>[29] M. Song, H. Yu, J. Gu, S. Ye, and Y. Zhou, "Chemical cross-linked polyvinyl alcohol/cellulose nanocrystal composite films with high structural stability by spraying Fenton reagent as initiator," Int. J. Biol. Macromol., vol. 113, pp. 171--178, Jul. 2018, doi: 10.1016/j.ijbiomac.2018.02.117.</w:t>
      </w:r>
    </w:p>
    <w:p w14:paraId="04F94E6C" w14:textId="77777777" w:rsidR="00CD32CE" w:rsidRDefault="00000000">
      <w:pPr>
        <w:spacing w:after="100" w:line="360" w:lineRule="auto"/>
        <w:jc w:val="both"/>
      </w:pPr>
      <w:r>
        <w:t>[30] S. Jo, Y. Oh, S. Park, E. Kan, and S. H. Lee, "Cellulose/carrageenan/TiO</w:t>
      </w:r>
      <w:r>
        <w:rPr>
          <w:vertAlign w:val="subscript"/>
        </w:rPr>
        <w:t>2</w:t>
      </w:r>
      <w:r>
        <w:t xml:space="preserve"> nanocomposite for adsorption and photodegradation of cationic dye," Biotechnology and Bioprocess Engineering, vol. 22, no. 6, pp. 734--738, Nov. 2017, doi: 10.1007/s12257-017-0267-0.</w:t>
      </w:r>
    </w:p>
    <w:p w14:paraId="6B424A3E" w14:textId="77777777" w:rsidR="00CD32CE" w:rsidRDefault="00000000">
      <w:pPr>
        <w:spacing w:after="100" w:line="360" w:lineRule="auto"/>
        <w:jc w:val="both"/>
      </w:pPr>
      <w:r>
        <w:t>[31] X. F. Li, Y. Ding, jing Wang, and X. Q. Feng, "CS-biochar/ZnO/TiO</w:t>
      </w:r>
      <w:r>
        <w:rPr>
          <w:vertAlign w:val="subscript"/>
        </w:rPr>
        <w:t>2</w:t>
      </w:r>
      <w:r>
        <w:t xml:space="preserve"> for efficient photocatalytic removal of Rhodamine B: performance and mechanism insights," Water Air Soil Pollut., vol. 236, no. 1, Jan. 2025, doi: 10.1007/s11270-024-07644-x.</w:t>
      </w:r>
    </w:p>
    <w:p w14:paraId="69271186" w14:textId="77777777" w:rsidR="00CD32CE" w:rsidRDefault="00000000">
      <w:pPr>
        <w:spacing w:after="100" w:line="360" w:lineRule="auto"/>
        <w:jc w:val="both"/>
      </w:pPr>
      <w:r>
        <w:t>[32] M. M. Rahman, A. K. Das, S. Tabassum, S. C. Das, and M. A. Uddin, "Physical and chemical characterization of Saccharum spontaneum flower fibre: potential applications in thermal insulation and microbial fuel cells," arXiv preprint arXiv:2501.05324 [physics.bio-ph], Jan. 2025, doi: 10.48550/arXiv.2501.05324.</w:t>
      </w:r>
    </w:p>
    <w:p w14:paraId="1AD83C31" w14:textId="77777777" w:rsidR="00CD32CE" w:rsidRDefault="00000000">
      <w:pPr>
        <w:spacing w:after="100" w:line="360" w:lineRule="auto"/>
        <w:jc w:val="both"/>
      </w:pPr>
      <w:r>
        <w:t>[33] Stevulova N, Cigasova J, Estokova A et al. Properties Characterization of Chemically Modified Hemp Hurds. Materials 2014; 7: 8131--8150</w:t>
      </w:r>
    </w:p>
    <w:p w14:paraId="7489D699" w14:textId="77777777" w:rsidR="00CD32CE" w:rsidRDefault="00000000">
      <w:pPr>
        <w:spacing w:after="100" w:line="360" w:lineRule="auto"/>
        <w:jc w:val="both"/>
      </w:pPr>
      <w:r>
        <w:t>[34] Ibrahim NA, Azraaie N, Zainul Abidin NAM, Mamat Razali NA, Abdul Aziz F, Zakaria S. Preparation and Characterization of Alpha Cellulose of Pineapple \&lt;i\&gt;(Ananas comosus)\&lt;/i\&gt; Leaf Fibres (PALF). Adv Mat Res 2014; 895: 147--150</w:t>
      </w:r>
    </w:p>
    <w:p w14:paraId="66FAB1A0" w14:textId="77777777" w:rsidR="00CD32CE" w:rsidRDefault="00000000">
      <w:pPr>
        <w:spacing w:after="100" w:line="360" w:lineRule="auto"/>
        <w:jc w:val="both"/>
      </w:pPr>
      <w:r>
        <w:t>[35] Rahaman, M. H., Miah, M. P., Siam, M. M. I., Barat, M. K., and Uddin, M. A., "Removal of reactive dyes-based wastewater with moringa-coated cellulose microcrystals (CMC) produced from sugarcane bagasse," Cleaner Water, vol. 3, p. 100087, Jun. 2025, doi: 10.1016/j.clwat.2025.100087.</w:t>
      </w:r>
    </w:p>
    <w:p w14:paraId="3A7D45AE" w14:textId="77777777" w:rsidR="00CD32CE" w:rsidRDefault="00000000">
      <w:pPr>
        <w:spacing w:after="100" w:line="360" w:lineRule="auto"/>
        <w:jc w:val="both"/>
      </w:pPr>
      <w:r>
        <w:lastRenderedPageBreak/>
        <w:t>[36] A. Zuliahani, R. Nurul Nadhirah, A. R. Rozyanty, W. I. Nawawi, and A. B. Nor Hanani, "Crystallinity, tapping and bulk density of microcrystalline cellulose (MCC) isolated from rice husk (RH)," Applied Mechanics and Materials, vol. 835, pp. 272--276, May 2016, doi: 10.4028/www.scientific.net/AMM.835.272</w:t>
      </w:r>
    </w:p>
    <w:p w14:paraId="72E6F608" w14:textId="77777777" w:rsidR="00CD32CE" w:rsidRDefault="00000000">
      <w:pPr>
        <w:spacing w:after="100" w:line="360" w:lineRule="auto"/>
        <w:jc w:val="both"/>
      </w:pPr>
      <w:r>
        <w:t>[37] J. Araki, M. Wada, S. Kuga, and T. Okano, "Flow properties of microcrystalline cellulose suspension prepared by acid treatment of native cellulose," Colloids and Surfaces A: Physicochemical and Engineering Aspects, vol. 142, no. 1, pp. 75--82, Nov. 1998, doi: 10.1016/S0927-7757(98)00578-3.</w:t>
      </w:r>
    </w:p>
    <w:p w14:paraId="2179783C" w14:textId="77777777" w:rsidR="00CD32CE" w:rsidRDefault="00000000">
      <w:pPr>
        <w:spacing w:after="100" w:line="360" w:lineRule="auto"/>
        <w:jc w:val="both"/>
      </w:pPr>
      <w:r>
        <w:t>[38] M. A. Ibrahim, G. M. Nasr, R. M. Ahmed, and N. A. Kelany, "Physical characterization, biocompatibility, and antimicrobial activity of polyvinyl alcohol/sodium alginate blend doped with TiO</w:t>
      </w:r>
      <w:r>
        <w:rPr>
          <w:vertAlign w:val="subscript"/>
        </w:rPr>
        <w:t>2</w:t>
      </w:r>
      <w:r>
        <w:t xml:space="preserve"> nanoparticles for wound dressing applications," Scientific Reports, vol. 14, no. 1, p. 5391, Mar. 2024, doi: 10.1038/s41598-024-55818-8.</w:t>
      </w:r>
    </w:p>
    <w:p w14:paraId="4C065BDB" w14:textId="77777777" w:rsidR="00CD32CE" w:rsidRDefault="00000000">
      <w:pPr>
        <w:spacing w:after="100" w:line="360" w:lineRule="auto"/>
        <w:jc w:val="both"/>
      </w:pPr>
      <w:r>
        <w:t>[39] V. Kaler, U. Pandel, and R. K. Duchaniya, "Development of TiO</w:t>
      </w:r>
      <w:r>
        <w:rPr>
          <w:vertAlign w:val="subscript"/>
        </w:rPr>
        <w:t>2</w:t>
      </w:r>
      <w:r>
        <w:t>/PVA nanocomposites for application in solar cells," Materials Today: Proceedings, vol. 5, no. 2, pp. 6372--6378, 2018, doi: 10.1016/j.matpr.2017.12.237.</w:t>
      </w:r>
    </w:p>
    <w:p w14:paraId="2AFEB408" w14:textId="77777777" w:rsidR="00CD32CE" w:rsidRDefault="00000000">
      <w:pPr>
        <w:spacing w:after="100" w:line="360" w:lineRule="auto"/>
        <w:jc w:val="both"/>
      </w:pPr>
      <w:r>
        <w:t>[40] M. Ghaedi, A. Golestani Nasab, S. Khodadoust, M. Rajabi, and S. Azizian, "Application of activated carbon as adsorbents for efficient removal of methylene blue: Kinetics and equilibrium study," Journal of Industrial and Engineering Chemistry, vol. 20, no. 4, pp. 2317--2324, 2014, doi: 10.1016/j.jiec.2013.10.007</w:t>
      </w:r>
    </w:p>
    <w:p w14:paraId="084D57B9" w14:textId="77777777" w:rsidR="00CD32CE" w:rsidRDefault="00000000">
      <w:pPr>
        <w:spacing w:after="100" w:line="360" w:lineRule="auto"/>
        <w:jc w:val="both"/>
      </w:pPr>
      <w:r>
        <w:t>[41] I. Langmuir, "The adsorption of gases on plane surfaces of glass, mica and platinum," Journal of the American Chemical Society, vol. 40, no. 9, pp. 1361--1403, 1918, doi: 10.1021/ja02242a004.</w:t>
      </w:r>
    </w:p>
    <w:p w14:paraId="1A2B0C42" w14:textId="77777777" w:rsidR="00CD32CE" w:rsidRDefault="00000000">
      <w:pPr>
        <w:spacing w:after="100" w:line="360" w:lineRule="auto"/>
        <w:jc w:val="both"/>
      </w:pPr>
      <w:r>
        <w:t>[42] K. Y. Foo and B. H. Hameed, "Insights into the modeling of adsorption isotherm systems," Chemical Engineering Journal, vol. 156, no. 1, pp. 2--10, 2010, doi: &lt;https://doi.org/10.1016/j.cej.2009.09.013&gt;</w:t>
      </w:r>
    </w:p>
    <w:p w14:paraId="0081EE5D" w14:textId="77777777" w:rsidR="00CD32CE" w:rsidRDefault="00000000">
      <w:pPr>
        <w:spacing w:after="100" w:line="360" w:lineRule="auto"/>
        <w:jc w:val="both"/>
      </w:pPr>
      <w:r>
        <w:t>[43] M. A. Al-Ghouti and D. A. Da'ana, "Guidelines for the use and interpretation of adsorption isotherm models: A review," Journal of Hazardous Materials, vol. 393, p. 122383, 2020.</w:t>
      </w:r>
    </w:p>
    <w:p w14:paraId="13A2039C" w14:textId="77777777" w:rsidR="00CD32CE" w:rsidRDefault="00000000">
      <w:pPr>
        <w:spacing w:after="100" w:line="360" w:lineRule="auto"/>
        <w:jc w:val="both"/>
      </w:pPr>
      <w:r>
        <w:t>[44] Langmuir Isotherm Models Applied to the Multi-Component Sorption of Acid Dyes from Effluent onto Activated Carbon," Journal of Chemical &amp; Engineering Data, vol. 45, no. 4, 2000, doi: &lt;https://doi.org/10.1021/je9902894&gt;</w:t>
      </w:r>
    </w:p>
    <w:p w14:paraId="49713663" w14:textId="77777777" w:rsidR="00CD32CE" w:rsidRDefault="00000000">
      <w:pPr>
        <w:spacing w:after="100" w:line="360" w:lineRule="auto"/>
        <w:jc w:val="both"/>
        <w:rPr>
          <w:lang w:val="de-DE"/>
        </w:rPr>
      </w:pPr>
      <w:r>
        <w:t xml:space="preserve">[45] Guo, X. &amp; Wang, J. (2020). Adsorption isotherm models: Classification, physical meaning, application and solving method. </w:t>
      </w:r>
      <w:r>
        <w:rPr>
          <w:lang w:val="de-DE"/>
        </w:rPr>
        <w:t>Chemosphere, 258, 127279. &lt;https://doi.org/10.1016/j.chemosphere.2020.127279&gt;</w:t>
      </w:r>
    </w:p>
    <w:p w14:paraId="17405A95" w14:textId="77777777" w:rsidR="00CD32CE" w:rsidRDefault="00000000">
      <w:pPr>
        <w:spacing w:after="100" w:line="360" w:lineRule="auto"/>
        <w:jc w:val="both"/>
        <w:rPr>
          <w:lang w:val="de-DE"/>
        </w:rPr>
      </w:pPr>
      <w:r>
        <w:rPr>
          <w:lang w:val="de-DE"/>
        </w:rPr>
        <w:t>[46] H. M. F. Freundlich, "Über die Adsorption in Lösungen," Zeitschrift für Physikalische Chemie, vol. 57, pp. 385--470, 1906.</w:t>
      </w:r>
    </w:p>
    <w:p w14:paraId="1ADFC36C" w14:textId="77777777" w:rsidR="00CD32CE" w:rsidRDefault="00000000">
      <w:pPr>
        <w:spacing w:after="100" w:line="360" w:lineRule="auto"/>
        <w:jc w:val="both"/>
      </w:pPr>
      <w:r>
        <w:t>[47] Y. S. Ho and G. McKay, "Pseudo-second order model for sorption processes," Process Biochemistry, vol. 34, no. 5, pp. 451--465, 1999, doi: &lt;https://doi.org/10.1016/S0032-9592(98)00112-5&gt;</w:t>
      </w:r>
    </w:p>
    <w:p w14:paraId="1558D00B" w14:textId="77777777" w:rsidR="00CD32CE" w:rsidRDefault="00000000">
      <w:pPr>
        <w:spacing w:after="100" w:line="360" w:lineRule="auto"/>
        <w:jc w:val="both"/>
      </w:pPr>
      <w:r>
        <w:t>[48] E. D. Revellame, D. L. Fortela, W. Sharp, R. Hernandez, and M. E. Zappi, "Adsorption kinetic modeling using pseudo-first order and pseudo-second order rate laws: A review," Cleaner Engineering and Technology, vol. 1, p. 100032, 2020, doi: &lt;https://doi.org/10.1016/j.clet.2020.100032&gt;</w:t>
      </w:r>
    </w:p>
    <w:p w14:paraId="0B31E641" w14:textId="77777777" w:rsidR="00CD32CE" w:rsidRDefault="00000000">
      <w:pPr>
        <w:spacing w:after="100" w:line="360" w:lineRule="auto"/>
        <w:jc w:val="both"/>
      </w:pPr>
      <w:r>
        <w:lastRenderedPageBreak/>
        <w:t>[49] M. S. K. Faisal, K. S. Islam, N. Sultana, M. M. Hasan, and N. Chowdhury, "Extraction of dye from water hyacinth leaf by different processes and examine its suitability as food grade dye," SSRN Electronic Journal, Oct. 2025, doi: &lt;https://doi.org/10.2139/ssrn.5553359&gt;</w:t>
      </w:r>
    </w:p>
    <w:p w14:paraId="145AFE31" w14:textId="77777777" w:rsidR="00CD32CE" w:rsidRDefault="00000000">
      <w:pPr>
        <w:spacing w:after="100" w:line="360" w:lineRule="auto"/>
        <w:jc w:val="both"/>
      </w:pPr>
      <w:r>
        <w:t>[50] P. Kaewprachu, C. Jaisan, W. Klunklin, S. Phongthai, S. Rawdkuen, and W. Tongdeesoontorn, "Mechanical and physicochemical properties of composite biopolymer films based on carboxymethyl cellulose from young palmyra palm fruit husk and rice flour," Polymers, vol. 14, no. 9, p. 1872, 2022, doi: &lt;https://doi.org/10.3390/polym14091872&gt;</w:t>
      </w:r>
    </w:p>
    <w:p w14:paraId="01D66895" w14:textId="77777777" w:rsidR="00CD32CE" w:rsidRDefault="00000000">
      <w:pPr>
        <w:spacing w:after="100" w:line="360" w:lineRule="auto"/>
        <w:jc w:val="both"/>
      </w:pPr>
      <w:r>
        <w:t>[51] I. Pastorova, R. E. Botto, P. W. Arisz, and J. J. Boon, "Cellulose char structure: a combined analytical Py-GC-MS, FTIR, and NMR study," Carbohydrate Research, vol. 262, no. 1, pp. 27--47, 1994, doi: 10.1016/0008-6215(94)84003-2</w:t>
      </w:r>
    </w:p>
    <w:p w14:paraId="1976DA3F" w14:textId="77777777" w:rsidR="00CD32CE" w:rsidRDefault="00000000">
      <w:pPr>
        <w:spacing w:after="100" w:line="360" w:lineRule="auto"/>
        <w:jc w:val="both"/>
      </w:pPr>
      <w:r>
        <w:t>[52] X.-F. Sun, R.-C. Sun, Y. Su, and J.-X. Sun, "Comparative study of crude and purified cellulose from wheat straw," Journal of Agricultural and Food Chemistry, vol. 52, no. 4, pp. 839--847, Feb. 2004, doi: 10.1021/jf0349230</w:t>
      </w:r>
    </w:p>
    <w:p w14:paraId="7F9F6C9D" w14:textId="77777777" w:rsidR="00CD32CE" w:rsidRDefault="00000000">
      <w:pPr>
        <w:spacing w:after="100" w:line="360" w:lineRule="auto"/>
        <w:jc w:val="both"/>
      </w:pPr>
      <w:r>
        <w:t>[53] M. Poletto, V. Pistor, and A. J. Zattera, "Structural characteristics and thermal properties of native cellulose," in Cellulose --- Fundamental Aspects, T. van de Ven and L. Godbout, Eds. Rijeka: IntechOpen, 2013, ch. 3, doi: 10.5772/50452.</w:t>
      </w:r>
    </w:p>
    <w:p w14:paraId="2216D00D" w14:textId="77777777" w:rsidR="00CD32CE" w:rsidRDefault="00000000">
      <w:pPr>
        <w:spacing w:after="100" w:line="360" w:lineRule="auto"/>
        <w:jc w:val="both"/>
      </w:pPr>
      <w:r>
        <w:t>[54] C. Pappas, P. A. Tarantilis, I. Daliani, T. Mavromustakos, and M. Polissiou, "Comparison of classical and ultrasound-assisted isolation procedures of cellulose from kenaf (Hibiscus cannabinus L.) and eucalyptus (Eucalyptus robustus Sm.)," Ultrasonics Sonochemistry, vol. 9, no. 1, pp. 19--23, Jan. 2002, doi: 10.1016/S1350-4177(01)00094-X</w:t>
      </w:r>
    </w:p>
    <w:p w14:paraId="603856DE" w14:textId="77777777" w:rsidR="00CD32CE" w:rsidRDefault="00000000">
      <w:pPr>
        <w:spacing w:after="100" w:line="360" w:lineRule="auto"/>
        <w:jc w:val="both"/>
      </w:pPr>
      <w:r>
        <w:t>[55] R. C. Sun, J. Tomkinson, P. L. Ma, and S. F. Liang, "Comparative study of hemicelluloses from rice straw by alkali and hydrogen peroxide treatments," Carbohydrate Polymers, vol. 42, no. 2, pp. 111--122, Jun. 2000, doi: 10.1016/S0144-8617(99)00136-8</w:t>
      </w:r>
    </w:p>
    <w:p w14:paraId="6C695BD0" w14:textId="77777777" w:rsidR="00CD32CE" w:rsidRDefault="00000000">
      <w:pPr>
        <w:spacing w:after="100" w:line="360" w:lineRule="auto"/>
        <w:jc w:val="both"/>
      </w:pPr>
      <w:r>
        <w:t>[56] E. Galiwango, N. S. Abdel Rahman, A. H. Al-Marzouqi, M. M. Abu-Omar, and A. A. Khaleel, "Isolation and characterization of cellulose and α-cellulose from date palm biomass waste," Heliyon, vol. 5, no. 12, p. e02937, Dec. 2019, doi: 10.1016/j.heliyon.2019.e02937</w:t>
      </w:r>
    </w:p>
    <w:p w14:paraId="20F41A40" w14:textId="77777777" w:rsidR="00CD32CE" w:rsidRDefault="00000000">
      <w:pPr>
        <w:spacing w:after="100" w:line="360" w:lineRule="auto"/>
        <w:jc w:val="both"/>
      </w:pPr>
      <w:r>
        <w:t>[57] T. Linda, S. Muthupoongodi, X. S. Shajan, and S. Balakumar, "Photocatalytic degradation of congo red and crystal violet dyes on cellulose/PVC/ZnO composites under UV light irradiation," Materials Today: Proceedings, vol. 3, no. 6, pp. 2035--2041, 2016, doi: 10.1016/j.matpr.2016.04.107</w:t>
      </w:r>
    </w:p>
    <w:p w14:paraId="4F9FBB14" w14:textId="77777777" w:rsidR="00CD32CE" w:rsidRDefault="00000000">
      <w:pPr>
        <w:spacing w:after="100" w:line="360" w:lineRule="auto"/>
        <w:jc w:val="both"/>
      </w:pPr>
      <w:r>
        <w:t>[58] M. S. Sarwar, M. B. K. Niazi, Z. Jahan, T. Ahmad, and A. Hussain, "Preparation and characterization of PVA/nanocellulose/Ag nanocomposite films for antimicrobial food packaging," Carbohydrate Polymers, vol. 184, pp. 453--464, Mar. 2018, doi: 10.1016/j.carbpol.2017.12.068.</w:t>
      </w:r>
    </w:p>
    <w:p w14:paraId="3DD8C016" w14:textId="77777777" w:rsidR="00CD32CE" w:rsidRDefault="00000000">
      <w:pPr>
        <w:spacing w:after="100" w:line="360" w:lineRule="auto"/>
        <w:jc w:val="both"/>
      </w:pPr>
      <w:r>
        <w:t>[59] X. Chen, C. Chen, H. Zhang, Y. Huang, J. Yang, and D. Sun, "Facile approach to the fabrication of 3D cellulose nanofibrils (CNFs) reinforced poly(vinyl alcohol) hydrogel with ideal biocompatibility," Carbohydrate Polymers, vol. 173, pp. 547--555, Oct. 2017, doi: 10.1016/j.carbpol.2017.06.029</w:t>
      </w:r>
    </w:p>
    <w:p w14:paraId="3F4DF352" w14:textId="77777777" w:rsidR="00CD32CE" w:rsidRDefault="00000000">
      <w:pPr>
        <w:spacing w:after="100" w:line="360" w:lineRule="auto"/>
        <w:jc w:val="both"/>
      </w:pPr>
      <w:r>
        <w:lastRenderedPageBreak/>
        <w:t>[60] A. Solikhin and K. Murayama, "Enhanced properties of poly(vinyl alcohol) composite films filled with microfibrillated cellulose isolated from continuous steam explosion," International Journal of Plastics Technology, vol. 22, pp. 122--136, 2018, doi: 10.1007/s12588-018-9208-9.</w:t>
      </w:r>
    </w:p>
    <w:p w14:paraId="2C7C56C6" w14:textId="77777777" w:rsidR="00CD32CE" w:rsidRDefault="00000000">
      <w:pPr>
        <w:spacing w:after="100" w:line="360" w:lineRule="auto"/>
        <w:jc w:val="both"/>
      </w:pPr>
      <w:r>
        <w:t>[61] S. M. Haque, F. Franconibacter, and co-authors, "Franconibacter sp., 1MS: A new strain in decolorization and degradation of azo dyes Ponceau S Red and Methyl Orange," ACS Omega, vol. 6, no. 3, pp. 1879--1893, 2021, doi: 10.1021/acsomega.0c03786</w:t>
      </w:r>
    </w:p>
    <w:p w14:paraId="3919B66F" w14:textId="77777777" w:rsidR="00CD32CE" w:rsidRDefault="00000000">
      <w:pPr>
        <w:spacing w:after="100" w:line="360" w:lineRule="auto"/>
        <w:jc w:val="both"/>
      </w:pPr>
      <w:r>
        <w:t>[62] M. M. Haque, M. A. Haque, M. K. Mosharaf, M. S. Islam, M. M. Islam, M. Hasan, A. H. Molla, and M. A. Haque, "Biofilm-mediated decolorization, degradation and detoxification of synthetic effluent by novel biofilm-producing bacteria isolated from textile dyeing effluent," Environmental Pollution, vol. 314, p. 120237, Dec. 2022, doi: 10.1016/j.envpol.2022.120237</w:t>
      </w:r>
    </w:p>
    <w:p w14:paraId="2A788543" w14:textId="77777777" w:rsidR="00CD32CE" w:rsidRDefault="00000000">
      <w:pPr>
        <w:spacing w:after="100" w:line="360" w:lineRule="auto"/>
        <w:jc w:val="both"/>
      </w:pPr>
      <w:r>
        <w:t>[63] R. Wu, H. Qu, Y. He, and Y. Wu, "Removal of water-soluble azo dye by the magnetic material MnFe</w:t>
      </w:r>
      <w:r>
        <w:rPr>
          <w:vertAlign w:val="subscript"/>
        </w:rPr>
        <w:t>2</w:t>
      </w:r>
      <w:r>
        <w:t>O</w:t>
      </w:r>
      <w:r>
        <w:rPr>
          <w:vertAlign w:val="subscript"/>
        </w:rPr>
        <w:t>4</w:t>
      </w:r>
      <w:r>
        <w:t>," Journal of Chemical Technology &amp; Biotechnology, vol. 79, no. 8, pp. 857--863, 2004, doi: 10.1002/jctb.1142.</w:t>
      </w:r>
    </w:p>
    <w:p w14:paraId="6C9D1302" w14:textId="77777777" w:rsidR="00CD32CE" w:rsidRDefault="00000000">
      <w:pPr>
        <w:spacing w:after="100" w:line="360" w:lineRule="auto"/>
        <w:jc w:val="both"/>
      </w:pPr>
      <w:r>
        <w:t>[64] S. I. Ayesha, G. W. Misganaw, P. S. Sagar, L. J. Juturi, A. S. Admasu, P. King, M. Vijay, and B. Gaddala, "Investigation of characterisation for biosorption of Congo red from textile wastewater using Spathodea Campanulata leaves: FTIR, SEM, and XRD analysis," Chemical Methodologies, vol. 7, no. 8, pp. 605--612, 2023, doi: 10.22034/CHEMM.2023.393521.1737.</w:t>
      </w:r>
    </w:p>
    <w:p w14:paraId="60EF325B" w14:textId="77777777" w:rsidR="00CD32CE" w:rsidRDefault="00000000">
      <w:pPr>
        <w:spacing w:after="100" w:line="360" w:lineRule="auto"/>
        <w:jc w:val="both"/>
      </w:pPr>
      <w:r>
        <w:t>[65] A. D. French, "Idealized powder diffraction patterns for cellulose polymorphs," Cellulose, vol. 21, no. 2, pp. 885--896, Apr. 2014, doi: 10.1007/s10570-013-0030-4.</w:t>
      </w:r>
    </w:p>
    <w:p w14:paraId="536BA5FF" w14:textId="77777777" w:rsidR="00CD32CE" w:rsidRDefault="00000000">
      <w:pPr>
        <w:spacing w:after="100" w:line="360" w:lineRule="auto"/>
        <w:jc w:val="both"/>
      </w:pPr>
      <w:r>
        <w:t>[66] L. Segal, J. J. Creely, A. E. Martin, and C. M. Conrad, "An empirical method for estimating the degree of crystallinity of native cellulose using the X-ray diffractometer," Textile Research Journal, vol. 29, no. 10, pp. 786--794, 1959, doi: 10.1177/004051755902901003.</w:t>
      </w:r>
    </w:p>
    <w:p w14:paraId="63CC18C7" w14:textId="77777777" w:rsidR="00CD32CE" w:rsidRDefault="00000000">
      <w:pPr>
        <w:spacing w:after="100" w:line="360" w:lineRule="auto"/>
        <w:jc w:val="both"/>
      </w:pPr>
      <w:r>
        <w:t>[67] J. Sriupayo, P. Supaphol, J. Blackwell, and R. Rujiravanit, "Preparation and characterization of α-chitin whisker-reinforced poly(vinyl alcohol) nanocomposite films with or without heat treatment," Carbohydrate Polymers, vol. 62, no. 2, pp. 130--136, 2005, doi: 10.1016/j.carbpol.2005.07.013</w:t>
      </w:r>
    </w:p>
    <w:p w14:paraId="27DF6EC6" w14:textId="77777777" w:rsidR="00CD32CE" w:rsidRDefault="00000000">
      <w:pPr>
        <w:spacing w:after="100" w:line="360" w:lineRule="auto"/>
        <w:jc w:val="both"/>
      </w:pPr>
      <w:r>
        <w:t>[68] W. Shao, H. Liu, X. Liu, S. Sun, R. Wang, and R. Zhang, "PH-responsive release behavior and anti-bacterial activity of bacterial cellulose-silver nanoparticles/sodium alginate nanocomposites," International Journal of Biological Macromolecules, vol. 76, pp. 209--217, 2015, doi: 10.1016/j.ijbiomac.2015.02.048</w:t>
      </w:r>
    </w:p>
    <w:p w14:paraId="41A96BA9" w14:textId="77777777" w:rsidR="00CD32CE" w:rsidRDefault="00000000">
      <w:pPr>
        <w:spacing w:after="100" w:line="360" w:lineRule="auto"/>
        <w:jc w:val="both"/>
      </w:pPr>
      <w:r>
        <w:t>[69] W.-W. Wang, C.-Z. Man, C.-M. Zhang, L. Jiang, Y. Dan, and T.-P. Nguyen, "Stability of poly(L-lactide)/TiO</w:t>
      </w:r>
      <w:r>
        <w:rPr>
          <w:vertAlign w:val="subscript"/>
        </w:rPr>
        <w:t>2</w:t>
      </w:r>
      <w:r>
        <w:t xml:space="preserve"> nanocomposite thin films under UV irradiation at 254 nm," Polymer Degradation and Stability, vol. 98, no. 4, pp. 885--893, Apr. 2013, doi: 10.1016/j.polymdegradstab.2013.01.003.</w:t>
      </w:r>
    </w:p>
    <w:p w14:paraId="1B94020C" w14:textId="77777777" w:rsidR="00CD32CE" w:rsidRDefault="00000000">
      <w:pPr>
        <w:spacing w:after="100" w:line="360" w:lineRule="auto"/>
        <w:jc w:val="both"/>
      </w:pPr>
      <w:r>
        <w:t>[70] H.-S. Chen, C. Su, J.-L. Chen, T.-Y. Yang, N.-M. Hsu, and W.-R. Li, "Preparation and characterization of pure rutile TiO</w:t>
      </w:r>
      <w:r>
        <w:rPr>
          <w:vertAlign w:val="subscript"/>
        </w:rPr>
        <w:t>2</w:t>
      </w:r>
      <w:r>
        <w:t xml:space="preserve"> nanoparticles for photocatalytic study and thin films for dye-sensitized solar cells," Journal of Nanomaterials, vol. 2011, pp. 1--8, 2011, doi: 10.1155/2011/869618.</w:t>
      </w:r>
    </w:p>
    <w:p w14:paraId="181F3D0F" w14:textId="77777777" w:rsidR="00CD32CE" w:rsidRDefault="00000000">
      <w:pPr>
        <w:spacing w:after="100" w:line="360" w:lineRule="auto"/>
        <w:jc w:val="both"/>
      </w:pPr>
      <w:r>
        <w:t>[71] A. Antunes, A. Popelka, O. Aljarod, M. K. Hassan, and A. S. Luyt, "Effects of rutile--TiO</w:t>
      </w:r>
      <w:r>
        <w:rPr>
          <w:vertAlign w:val="subscript"/>
        </w:rPr>
        <w:t>2</w:t>
      </w:r>
      <w:r>
        <w:t xml:space="preserve"> nanoparticles on accelerated weathering degradation of poly(lactic acid)," Polymers, vol. 12, no. 5, p. 1096, May 2020, doi: 10.3390/polym12051096</w:t>
      </w:r>
    </w:p>
    <w:p w14:paraId="017632DB" w14:textId="77777777" w:rsidR="00CD32CE" w:rsidRDefault="00000000">
      <w:pPr>
        <w:spacing w:after="100" w:line="360" w:lineRule="auto"/>
        <w:jc w:val="both"/>
      </w:pPr>
      <w:r>
        <w:lastRenderedPageBreak/>
        <w:t>[72] F. A. Nobel, R. I. Fahim, R. Hassan, et al., "Sequestration, recovery, and reuse of cationic, anionic, and non-ionic dyes using bentonite," Environmental Science and Pollution Research, vol. 32, pp. 21596--21615, Sep. 2025, doi: 10.1007/s11356-025-36929-9</w:t>
      </w:r>
    </w:p>
    <w:p w14:paraId="2E89BD32" w14:textId="77777777" w:rsidR="00CD32CE" w:rsidRDefault="00000000">
      <w:pPr>
        <w:spacing w:after="100" w:line="360" w:lineRule="auto"/>
        <w:jc w:val="both"/>
      </w:pPr>
      <w:r>
        <w:t>[73] B. Y. Shekunov, P. Chattopadhyay, H. H. Y. Tong, and A. H. L. Chow, "Particle size analysis in pharmaceutics: Principles, methods and applications," Pharmaceutical Research, vol. 24, no. 2, pp. 203--227, Feb. 2007, doi: 10.1007/s11095-006-9146-7</w:t>
      </w:r>
    </w:p>
    <w:p w14:paraId="752C057F" w14:textId="77777777" w:rsidR="00CD32CE" w:rsidRDefault="00000000">
      <w:pPr>
        <w:spacing w:after="100" w:line="360" w:lineRule="auto"/>
        <w:jc w:val="both"/>
      </w:pPr>
      <w:r>
        <w:t>[74] J. Zanela, A. P. Bilck, M. Casagrande, M. V. E. Grossmann, and F. Yamashita, "Polyvinyl alcohol (PVA) molecular weight and extrusion temperature in starch/PVA biodegradable sheets," Polímeros, vol. 28, no. 3, pp. 256--265, 2018, doi: 10.1590/0104-1428.03417</w:t>
      </w:r>
    </w:p>
    <w:p w14:paraId="34DBD8C7" w14:textId="77777777" w:rsidR="00CD32CE" w:rsidRDefault="00000000">
      <w:pPr>
        <w:spacing w:after="100" w:line="360" w:lineRule="auto"/>
        <w:jc w:val="both"/>
      </w:pPr>
      <w:r>
        <w:t>[75] E. Moslehifard, M. Robati Anaraki, and S. Shirkavand, "Effect of adding TiO</w:t>
      </w:r>
      <w:r>
        <w:rPr>
          <w:vertAlign w:val="subscript"/>
        </w:rPr>
        <w:t>2</w:t>
      </w:r>
      <w:r>
        <w:t xml:space="preserve"> nanoparticles on the SEM morphology and mechanical properties of conventional heat-cured acrylic resin," Journal of Dental Research, Dental Clinics, Dental Prospects, vol. 13, no. 3, pp. 234--240, 2019, doi: 10.15171/joddd.2019.036.</w:t>
      </w:r>
    </w:p>
    <w:p w14:paraId="71182148" w14:textId="77777777" w:rsidR="00CD32CE" w:rsidRDefault="00000000">
      <w:pPr>
        <w:spacing w:after="100" w:line="360" w:lineRule="auto"/>
        <w:jc w:val="both"/>
      </w:pPr>
      <w:r>
        <w:t>[76] M. A. Ashraf, W. Peng, Y. Zare, and K. Y. Rhee, "Effects of size and aggregation/agglomeration of nanoparticles on the interfacial/interphase properties and tensile strength of polymer nanocomposites," Nanoscale Research Letters, vol. 13, p. 214, 2018, doi: 10.1186/s11671-018-2624-0</w:t>
      </w:r>
    </w:p>
    <w:p w14:paraId="45C1C2F0" w14:textId="77777777" w:rsidR="00CD32CE" w:rsidRDefault="00000000">
      <w:pPr>
        <w:spacing w:after="100" w:line="360" w:lineRule="auto"/>
        <w:jc w:val="both"/>
      </w:pPr>
      <w:r>
        <w:t>[77] E. E. Abdel-Hady, H. F. M. Mohamed, M. O. Abdel-Hamed, and M. M. Gomaa, "Physical and electrochemical properties of PVA/TiO</w:t>
      </w:r>
      <w:r>
        <w:rPr>
          <w:vertAlign w:val="subscript"/>
        </w:rPr>
        <w:t>2</w:t>
      </w:r>
      <w:r>
        <w:t xml:space="preserve"> nanocomposite membrane," Adv. Polym. Technol., vol. 38, no. 8, pp. 1--12, Jan. 2019, doi: 10.1002/adv.22167</w:t>
      </w:r>
    </w:p>
    <w:p w14:paraId="35604DBA" w14:textId="77777777" w:rsidR="00CD32CE" w:rsidRDefault="00000000">
      <w:pPr>
        <w:spacing w:after="100" w:line="360" w:lineRule="auto"/>
        <w:jc w:val="both"/>
      </w:pPr>
      <w:r>
        <w:t>[78] S. Sathish, B. C. Shekar, and B. T. Bhavyasree, "Nano composite PVA-TiO</w:t>
      </w:r>
      <w:r>
        <w:rPr>
          <w:vertAlign w:val="subscript"/>
        </w:rPr>
        <w:t>2</w:t>
      </w:r>
      <w:r>
        <w:t xml:space="preserve"> thin films for OTFTs," Adv. Mater. Res., vol. 678, pp. 335--342, Mar. 2013, doi: 10.4028/www.scientific.net/AMR.678.335.</w:t>
      </w:r>
    </w:p>
    <w:p w14:paraId="4A92988F" w14:textId="77777777" w:rsidR="00CD32CE" w:rsidRDefault="00000000">
      <w:pPr>
        <w:spacing w:after="100" w:line="360" w:lineRule="auto"/>
        <w:jc w:val="both"/>
      </w:pPr>
      <w:r>
        <w:t>[79] I. Chiulan, A. N. Frone, D. M. Panaitescu, C. A. Nicolae, and R. Trusca, "Surface properties, thermal, and mechanical characteristics of poly(vinyl alcohol)--starch--bacterial cellulose composite films," J. Appl. Polym. Sci., vol. 135, no. 45800, 2018.</w:t>
      </w:r>
    </w:p>
    <w:p w14:paraId="74F3846E" w14:textId="77777777" w:rsidR="00CD32CE" w:rsidRDefault="00000000">
      <w:pPr>
        <w:spacing w:after="100" w:line="360" w:lineRule="auto"/>
        <w:jc w:val="both"/>
      </w:pPr>
      <w:r>
        <w:t>[80] J. Ahmad, K. Deshmukh, M. Habib, and M. B. Hägg, "Influence of TiO</w:t>
      </w:r>
      <w:r>
        <w:rPr>
          <w:vertAlign w:val="subscript"/>
        </w:rPr>
        <w:t>2</w:t>
      </w:r>
      <w:r>
        <w:t xml:space="preserve"> nanoparticles on the morphological, thermal and solution properties of PVA/TiO</w:t>
      </w:r>
      <w:r>
        <w:rPr>
          <w:vertAlign w:val="subscript"/>
        </w:rPr>
        <w:t>2</w:t>
      </w:r>
      <w:r>
        <w:t xml:space="preserve"> nanocomposite membranes," Arab. J. Sci. Eng., vol. 39, no. 10, pp. 6805--6814, Oct. 2014, doi: 10.1007/s13369-014-1287-0</w:t>
      </w:r>
    </w:p>
    <w:p w14:paraId="3D2C7209" w14:textId="77777777" w:rsidR="00CD32CE" w:rsidRDefault="00000000">
      <w:pPr>
        <w:spacing w:after="100" w:line="360" w:lineRule="auto"/>
        <w:jc w:val="both"/>
      </w:pPr>
      <w:r>
        <w:t>[81] A. Al-Hakimi, G. Asnag, F. Alminderej, I. Alhagri, S. Al-Hazmy, and T. Qahtan, "Enhancing the structural, optical, thermal, and electrical properties of PVA filled with mixed nanoparticles (TiO</w:t>
      </w:r>
      <w:r>
        <w:rPr>
          <w:vertAlign w:val="subscript"/>
        </w:rPr>
        <w:t>2</w:t>
      </w:r>
      <w:r>
        <w:t>/Cu)," Crystals, vol. 13, no. 1, p. 135, Jan. 2023, doi: 10.3390/cryst13010135</w:t>
      </w:r>
    </w:p>
    <w:p w14:paraId="6D1FA9B2" w14:textId="77777777" w:rsidR="00CD32CE" w:rsidRDefault="00000000">
      <w:pPr>
        <w:spacing w:after="100" w:line="360" w:lineRule="auto"/>
        <w:jc w:val="both"/>
      </w:pPr>
      <w:r>
        <w:t>[82] S. Naduparambath, M. P. Sreejith, T. V. Jinitha, V. Shaniba, K. B. Aparna, and E. Purushothaman, "Development of green composites of poly(vinyl alcohol) reinforced with microcrystalline cellulose derived from sago seed shells," Polym. Compos., vol. 39, no. 9, pp. 3033--3039, 2018, doi: 10.1002/pc.24307</w:t>
      </w:r>
    </w:p>
    <w:p w14:paraId="72BDF71D" w14:textId="77777777" w:rsidR="00CD32CE" w:rsidRDefault="00000000">
      <w:pPr>
        <w:spacing w:after="100" w:line="360" w:lineRule="auto"/>
        <w:jc w:val="both"/>
      </w:pPr>
      <w:r>
        <w:t>[83] N. A. El-Zaher and W. G. Osiris, "Thermal and structural properties of poly(vinyl alcohol) doped with hydroxypropyl cellulose," J. Appl. Polym. Sci., vol. 96, no. 5, pp. 1914--1923, 2005, doi: 10.1002/app.21628</w:t>
      </w:r>
    </w:p>
    <w:p w14:paraId="7CBE11A3" w14:textId="77777777" w:rsidR="00CD32CE" w:rsidRDefault="00000000">
      <w:pPr>
        <w:spacing w:after="100" w:line="360" w:lineRule="auto"/>
        <w:jc w:val="both"/>
      </w:pPr>
      <w:r>
        <w:lastRenderedPageBreak/>
        <w:t>[84] D. Liu, X. Sun, H. Tian, S. Maiti, and Z. Ma, "Effects of cellulose nanofibrils on the structure and properties of PVA nanocomposites," Cellulose, vol. 20, no. 6, pp. 2981--2989, 2013</w:t>
      </w:r>
    </w:p>
    <w:p w14:paraId="22B78F08" w14:textId="77777777" w:rsidR="00CD32CE" w:rsidRDefault="00000000">
      <w:pPr>
        <w:spacing w:after="100" w:line="360" w:lineRule="auto"/>
        <w:jc w:val="both"/>
      </w:pPr>
      <w:r>
        <w:t>[85] V. R. Feig, H. Tran, and Z. Bao, "Biodegradable polymeric materials in degradable electronic devices," ACS Cent. Sci., vol. 4, no. 3, pp. 337--348, 2018, doi: 10.1021/acscentsci.7b00595</w:t>
      </w:r>
    </w:p>
    <w:p w14:paraId="76F6E046" w14:textId="77777777" w:rsidR="00CD32CE" w:rsidRDefault="00000000">
      <w:pPr>
        <w:spacing w:after="100" w:line="360" w:lineRule="auto"/>
        <w:jc w:val="both"/>
      </w:pPr>
      <w:r>
        <w:t>[86] M. Xiao and B. X. Du, "Review of high thermal conductivity polymer dielectrics for electrical insulation," High Volt., vol. 1, no. 1, pp. 34--42, 2016, doi: 10.1049/hve.2016.0008.</w:t>
      </w:r>
    </w:p>
    <w:p w14:paraId="7806CA5F" w14:textId="77777777" w:rsidR="00CD32CE" w:rsidRDefault="00000000">
      <w:pPr>
        <w:spacing w:after="100" w:line="360" w:lineRule="auto"/>
        <w:jc w:val="both"/>
      </w:pPr>
      <w:r>
        <w:t>[87] D. Pawcenis, M. Leśniak, M. Szumera, M. Sitarz, and J. Profic-Paczkowska, "Effect of hydrolysis time, pH and surfactant type on stability of hydrochloric acid hydrolyzed nanocellulose," Int. J. Biol. Macromol., vol. 222, pp. 2623--2632, 2022, doi: 10.1016/j.ijbiomac.2022.09.289</w:t>
      </w:r>
    </w:p>
    <w:p w14:paraId="378EA2E9" w14:textId="77777777" w:rsidR="00CD32CE" w:rsidRDefault="00000000">
      <w:pPr>
        <w:spacing w:after="100" w:line="360" w:lineRule="auto"/>
        <w:jc w:val="both"/>
      </w:pPr>
      <w:r>
        <w:t>[88] M. A. Sebak, T. F. Qahtan, G. M. Asnag, and E. M. Abdallah, "The role of TiO</w:t>
      </w:r>
      <w:r>
        <w:rPr>
          <w:vertAlign w:val="subscript"/>
        </w:rPr>
        <w:t>2</w:t>
      </w:r>
      <w:r>
        <w:t xml:space="preserve"> nanoparticles in the structural, thermal and electrical properties and antibacterial activity of PEO/PVP blend for energy storage and antimicrobial application," J. Inorg. Organomet. Polym. Mater., vol. 32, pp. 4715--4728, 2022.</w:t>
      </w:r>
    </w:p>
    <w:p w14:paraId="760C9CFB" w14:textId="77777777" w:rsidR="00CD32CE" w:rsidRDefault="00000000">
      <w:pPr>
        <w:spacing w:after="100" w:line="360" w:lineRule="auto"/>
        <w:jc w:val="both"/>
      </w:pPr>
      <w:r>
        <w:t>[89] E. M. Abdelrazek, G. M. Asnag, A. H. Oraby, A. M. Abdelghany, A. M. Alshehari, and M. S. Gumaan, "Structural, optical, thermal, morphological and electrical studies of PEMA/PMMA blend filled with CoCl2 and LiBr as mixed filler," J. Electron. Mater., vol. 49, pp. 6107--6122, 2020</w:t>
      </w:r>
    </w:p>
    <w:p w14:paraId="5CEF4F4E" w14:textId="77777777" w:rsidR="00CD32CE" w:rsidRDefault="00000000">
      <w:pPr>
        <w:spacing w:after="100" w:line="360" w:lineRule="auto"/>
        <w:jc w:val="both"/>
      </w:pPr>
      <w:r>
        <w:t>[90] P. Pallavi and H. Kumar, "Fabrication of PVA/ZnO/TiO</w:t>
      </w:r>
      <w:r>
        <w:rPr>
          <w:vertAlign w:val="subscript"/>
        </w:rPr>
        <w:t>2</w:t>
      </w:r>
      <w:r>
        <w:t xml:space="preserve"> nanocomposite biofilm for multifunctional applications," ChemistrySelect, 2026, doi: &lt;https://doi.org/10.1002/slct.202505380&gt;</w:t>
      </w:r>
    </w:p>
    <w:p w14:paraId="63C24291" w14:textId="78F15735" w:rsidR="00CD32CE" w:rsidRDefault="00000000">
      <w:pPr>
        <w:spacing w:after="100" w:line="360" w:lineRule="auto"/>
        <w:jc w:val="both"/>
      </w:pPr>
      <w:r>
        <w:t xml:space="preserve">[91] A. Eti, M. Khatun, M. A. Khatun, M. O. Rahman, K. M. Anis-Ul-Haque, and M. J. Alam, "Removal of dye from wastewater using a novel composite film incorporating nanocellulose," Journal of Chemistry, 2023, Article ID 4431941, doi: </w:t>
      </w:r>
      <w:hyperlink r:id="rId22" w:history="1">
        <w:r w:rsidR="00A052CE" w:rsidRPr="000534F6">
          <w:rPr>
            <w:rStyle w:val="Hyperlink"/>
          </w:rPr>
          <w:t>https://doi.org/10.1155/2023/4431941</w:t>
        </w:r>
      </w:hyperlink>
    </w:p>
    <w:p w14:paraId="02EEC6DB" w14:textId="162BB8E6" w:rsidR="00A052CE" w:rsidRDefault="00A052CE">
      <w:pPr>
        <w:spacing w:after="100" w:line="360" w:lineRule="auto"/>
        <w:jc w:val="both"/>
      </w:pPr>
      <w:r>
        <w:t xml:space="preserve">[92] </w:t>
      </w:r>
      <w:r w:rsidRPr="00A052CE">
        <w:t xml:space="preserve">J. Ghosh and N. S. Rupanty, “Study on a cationic agent-based salt-free reactive dyeing process for cotton knit fabric and comparison with a traditional dyeing process,” </w:t>
      </w:r>
      <w:r w:rsidRPr="00A052CE">
        <w:rPr>
          <w:i/>
          <w:iCs/>
        </w:rPr>
        <w:t>Heliyon</w:t>
      </w:r>
      <w:r w:rsidRPr="00A052CE">
        <w:t>, vol. 9, no. 9, Art. no. e19457, Sep. 2023, doi: 10.1016/j.heliyon.2023.e19457.</w:t>
      </w:r>
    </w:p>
    <w:p w14:paraId="24A3EF90" w14:textId="3CC39CF7" w:rsidR="00A052CE" w:rsidRDefault="009D55A2">
      <w:pPr>
        <w:spacing w:after="100" w:line="360" w:lineRule="auto"/>
        <w:jc w:val="both"/>
      </w:pPr>
      <w:r>
        <w:t xml:space="preserve">[93] </w:t>
      </w:r>
      <w:r w:rsidRPr="009D55A2">
        <w:t xml:space="preserve">R. Agarwala and L. Mulky, “Adsorption of dyes from wastewater: A comprehensive review,” </w:t>
      </w:r>
      <w:r w:rsidRPr="009D55A2">
        <w:rPr>
          <w:i/>
          <w:iCs/>
        </w:rPr>
        <w:t>ChemBioEng Reviews</w:t>
      </w:r>
      <w:r w:rsidRPr="009D55A2">
        <w:t>, vol. 10, no. 3, pp. 326–335, Jun. 2023, doi: 10.1002/cben.202200011</w:t>
      </w:r>
    </w:p>
    <w:p>
      <w:pPr>
        <w:spacing w:line="360" w:lineRule="auto"/>
        <w:jc w:val="both"/>
      </w:pPr>
      <w:r>
        <w:t>[94] M. S. K. Faisal, T. T. Majumder, K. S. Islam, Sk. Mainuddin, M. F. Hossain, N. Sultana, and M. Hasan, "Interfacial mechanisms of reactive dye adsorption on a waste-cotton derived PVA/TiO₂/cellulose biofilm: a molecular dynamics and physics-informed predictive framework," manuscript submitted for publication, 2026.</w:t>
      </w:r>
    </w:p>
    <w:p w14:paraId="589CC4A6" w14:textId="784E1B45" w:rsidR="00384451" w:rsidRDefault="00384451">
      <w:pPr>
        <w:spacing w:after="100" w:line="360" w:lineRule="auto"/>
        <w:jc w:val="both"/>
      </w:pPr>
      <w:r w:rsidRPr="00384451">
        <w:t>[95] M. Raissi, P. Perdikaris, and G. E. Karniadakis, “Physics-informed neural networks: A deep learning framework for solving forward and inverse problems involving nonlinear partial differential equations,” Journal of Computational Physics, vol. 378, pp. 686-707, 2019.</w:t>
      </w:r>
      <w:r/>
      <w:r w:rsidRPr="00384451"/>
    </w:p>
    <w:sectPr w:rsidR="00384451">
      <w:pgSz w:w="11906" w:h="16838"/>
      <w:pgMar w:top="1080" w:right="1080" w:bottom="1080" w:left="1080" w:header="0" w:footer="0"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 H S" w:date="2026-08-19T14:12:00Z" w:initials="MS">
    <w:p w14:paraId="50027F2D" w14:textId="77777777" w:rsidR="00BA240B" w:rsidRDefault="00BA240B" w:rsidP="00BA240B">
      <w:pPr>
        <w:pStyle w:val="CommentText"/>
      </w:pPr>
      <w:r>
        <w:rPr>
          <w:rStyle w:val="CommentReference"/>
        </w:rPr>
        <w:annotationRef/>
      </w:r>
      <w:r>
        <w:t>The Introduction doesn't mention the ML work yet. Once that section is added, three things need updating: add a short paragraph on ML in adsorption modelling, add ML to the research gap, and update the aim and novelty at the end.</w:t>
      </w:r>
    </w:p>
    <w:p w14:paraId="0AD5CE72" w14:textId="77777777" w:rsidR="00BA240B" w:rsidRDefault="00BA240B" w:rsidP="00BA240B">
      <w:pPr>
        <w:pStyle w:val="CommentText"/>
      </w:pPr>
      <w:r>
        <w:t>Recent ML and PINN papers on adsorption are missing from the literature. Need to add a few.</w:t>
      </w:r>
    </w:p>
    <w:p w14:paraId="5A2A8CFA" w14:textId="77777777" w:rsidR="00BA240B" w:rsidRDefault="00BA240B" w:rsidP="00BA240B">
      <w:pPr>
        <w:pStyle w:val="CommentText"/>
      </w:pPr>
      <w:r>
        <w:t>The WCF paper has the same problem. Its ML and MD sections are barely referenced, even though they carry the novelty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A2A8C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264F4B6" w16cex:dateUtc="2026-08-19T08: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A2A8CFA" w16cid:durableId="2264F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 H S">
    <w15:presenceInfo w15:providerId="Windows Live" w15:userId="f9af0bdbaae5ba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CE"/>
    <w:rsid w:val="000715C8"/>
    <w:rsid w:val="000C126D"/>
    <w:rsid w:val="00162D53"/>
    <w:rsid w:val="00351519"/>
    <w:rsid w:val="00384451"/>
    <w:rsid w:val="00612A0F"/>
    <w:rsid w:val="00711C84"/>
    <w:rsid w:val="00875067"/>
    <w:rsid w:val="009D55A2"/>
    <w:rsid w:val="00A052CE"/>
    <w:rsid w:val="00B21E75"/>
    <w:rsid w:val="00BA240B"/>
    <w:rsid w:val="00CD32CE"/>
    <w:rsid w:val="00D35844"/>
    <w:rsid w:val="00EA1F22"/>
    <w:rsid w:val="00EC2629"/>
    <w:rsid w:val="00F83CB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51E"/>
  <w15:docId w15:val="{11683C24-1C56-4C0F-9C27-E963CBF55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zh-CN"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65499"/>
    <w:rPr>
      <w:rFonts w:cs="Angsana New"/>
      <w:szCs w:val="28"/>
    </w:rPr>
  </w:style>
  <w:style w:type="character" w:customStyle="1" w:styleId="FooterChar">
    <w:name w:val="Footer Char"/>
    <w:basedOn w:val="DefaultParagraphFont"/>
    <w:link w:val="Footer"/>
    <w:uiPriority w:val="99"/>
    <w:qFormat/>
    <w:rsid w:val="00065499"/>
    <w:rPr>
      <w:rFonts w:cs="Angsana New"/>
      <w:szCs w:val="28"/>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BB4CF4"/>
    <w:pPr>
      <w:spacing w:after="200"/>
      <w:jc w:val="both"/>
    </w:pPr>
    <w:rPr>
      <w:rFonts w:cs="Angsana New"/>
      <w:iCs/>
      <w:color w:val="000000" w:themeColor="text1"/>
      <w:sz w:val="20"/>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65499"/>
    <w:pPr>
      <w:tabs>
        <w:tab w:val="center" w:pos="4680"/>
        <w:tab w:val="right" w:pos="9360"/>
      </w:tabs>
    </w:pPr>
    <w:rPr>
      <w:rFonts w:cs="Angsana New"/>
      <w:szCs w:val="28"/>
    </w:rPr>
  </w:style>
  <w:style w:type="paragraph" w:styleId="Footer">
    <w:name w:val="footer"/>
    <w:basedOn w:val="Normal"/>
    <w:link w:val="FooterChar"/>
    <w:uiPriority w:val="99"/>
    <w:unhideWhenUsed/>
    <w:rsid w:val="00065499"/>
    <w:pPr>
      <w:tabs>
        <w:tab w:val="center" w:pos="4680"/>
        <w:tab w:val="right" w:pos="9360"/>
      </w:tabs>
    </w:pPr>
    <w:rPr>
      <w:rFonts w:cs="Angsana New"/>
      <w:szCs w:val="28"/>
    </w:rPr>
  </w:style>
  <w:style w:type="paragraph" w:styleId="Revision">
    <w:name w:val="Revision"/>
    <w:uiPriority w:val="99"/>
    <w:semiHidden/>
    <w:qFormat/>
    <w:rsid w:val="000159BA"/>
    <w:rPr>
      <w:rFonts w:cs="Angsana New"/>
      <w:szCs w:val="28"/>
    </w:rPr>
  </w:style>
  <w:style w:type="character" w:styleId="UnresolvedMention">
    <w:name w:val="Unresolved Mention"/>
    <w:basedOn w:val="DefaultParagraphFont"/>
    <w:uiPriority w:val="99"/>
    <w:semiHidden/>
    <w:unhideWhenUsed/>
    <w:rsid w:val="00A052CE"/>
    <w:rPr>
      <w:color w:val="605E5C"/>
      <w:shd w:val="clear" w:color="auto" w:fill="E1DFDD"/>
    </w:rPr>
  </w:style>
  <w:style w:type="character" w:styleId="CommentReference">
    <w:name w:val="annotation reference"/>
    <w:basedOn w:val="DefaultParagraphFont"/>
    <w:uiPriority w:val="99"/>
    <w:semiHidden/>
    <w:unhideWhenUsed/>
    <w:rsid w:val="00BA240B"/>
    <w:rPr>
      <w:sz w:val="16"/>
      <w:szCs w:val="16"/>
    </w:rPr>
  </w:style>
  <w:style w:type="paragraph" w:styleId="CommentText">
    <w:name w:val="annotation text"/>
    <w:basedOn w:val="Normal"/>
    <w:link w:val="CommentTextChar"/>
    <w:uiPriority w:val="99"/>
    <w:unhideWhenUsed/>
    <w:rsid w:val="00BA240B"/>
    <w:rPr>
      <w:rFonts w:cs="Angsana New"/>
      <w:sz w:val="20"/>
      <w:szCs w:val="25"/>
    </w:rPr>
  </w:style>
  <w:style w:type="character" w:customStyle="1" w:styleId="CommentTextChar">
    <w:name w:val="Comment Text Char"/>
    <w:basedOn w:val="DefaultParagraphFont"/>
    <w:link w:val="CommentText"/>
    <w:uiPriority w:val="99"/>
    <w:rsid w:val="00BA240B"/>
    <w:rPr>
      <w:rFonts w:cs="Angsana New"/>
      <w:sz w:val="20"/>
      <w:szCs w:val="25"/>
    </w:rPr>
  </w:style>
  <w:style w:type="paragraph" w:styleId="CommentSubject">
    <w:name w:val="annotation subject"/>
    <w:basedOn w:val="CommentText"/>
    <w:next w:val="CommentText"/>
    <w:link w:val="CommentSubjectChar"/>
    <w:uiPriority w:val="99"/>
    <w:semiHidden/>
    <w:unhideWhenUsed/>
    <w:rsid w:val="00BA240B"/>
    <w:rPr>
      <w:b/>
      <w:bCs/>
    </w:rPr>
  </w:style>
  <w:style w:type="character" w:customStyle="1" w:styleId="CommentSubjectChar">
    <w:name w:val="Comment Subject Char"/>
    <w:basedOn w:val="CommentTextChar"/>
    <w:link w:val="CommentSubject"/>
    <w:uiPriority w:val="99"/>
    <w:semiHidden/>
    <w:rsid w:val="00BA240B"/>
    <w:rPr>
      <w:rFonts w:cs="Angsana New"/>
      <w:b/>
      <w:bC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microsoft.com/office/2011/relationships/people" Target="people.xml"/><Relationship Id="rId5" Type="http://schemas.microsoft.com/office/2011/relationships/commentsExtended" Target="commentsExtended.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55/2023/4431941" TargetMode="External"/><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34</Pages>
  <Words>13040</Words>
  <Characters>74333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 H S</cp:lastModifiedBy>
  <cp:revision>5</cp:revision>
  <dcterms:created xsi:type="dcterms:W3CDTF">2026-08-18T21:33:00Z</dcterms:created>
  <dcterms:modified xsi:type="dcterms:W3CDTF">2026-08-19T12:03:00Z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5d9c07a9-559f-4c20-9777-5c5818eafa30</vt:lpwstr>
  </property>
</Properties>
</file>